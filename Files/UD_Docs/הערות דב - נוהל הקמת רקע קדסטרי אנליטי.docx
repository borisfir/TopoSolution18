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385D" w:rsidRDefault="0062606C" w:rsidP="00423DE6">
      <w:pPr>
        <w:spacing w:line="360" w:lineRule="auto"/>
        <w:jc w:val="both"/>
        <w:rPr>
          <w:rtl/>
        </w:rPr>
      </w:pPr>
      <w:r>
        <w:rPr>
          <w:rFonts w:cs="Miriam"/>
          <w:noProof/>
          <w:sz w:val="20"/>
          <w:rtl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685800</wp:posOffset>
                </wp:positionH>
                <wp:positionV relativeFrom="paragraph">
                  <wp:posOffset>190500</wp:posOffset>
                </wp:positionV>
                <wp:extent cx="3086100" cy="312420"/>
                <wp:effectExtent l="0" t="0" r="0" b="1905"/>
                <wp:wrapNone/>
                <wp:docPr id="4" name="QName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6100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31FF9" w:rsidRPr="000F7834" w:rsidRDefault="00E31FF9" w:rsidP="000F7834">
                            <w:pPr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  <w:rtl/>
                              </w:rPr>
                            </w:pPr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  <w:rtl/>
                              </w:rPr>
                              <w:t xml:space="preserve">נוהל הכנת רקע </w:t>
                            </w:r>
                            <w:proofErr w:type="spellStart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  <w:rtl/>
                              </w:rPr>
                              <w:t>קדסטרי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sz w:val="26"/>
                                <w:szCs w:val="26"/>
                                <w:u w:val="single"/>
                                <w:rtl/>
                              </w:rPr>
                              <w:t xml:space="preserve"> אנליטי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QName" o:spid="_x0000_s1026" type="#_x0000_t202" style="position:absolute;left:0;text-align:left;margin-left:54pt;margin-top:15pt;width:243pt;height:24.6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" filled="f" stroked="f">
                <v:textbox>
                  <w:txbxContent>
                    <w:p w:rsidR="00E31FF9" w:rsidRPr="000F7834" w:rsidRDefault="00E31FF9" w:rsidP="000F7834">
                      <w:pPr>
                        <w:rPr>
                          <w:b/>
                          <w:bCs/>
                          <w:sz w:val="26"/>
                          <w:szCs w:val="26"/>
                          <w:u w:val="single"/>
                          <w:rtl/>
                        </w:rPr>
                      </w:pPr>
                      <w:r>
                        <w:rPr>
                          <w:b/>
                          <w:bCs/>
                          <w:sz w:val="26"/>
                          <w:szCs w:val="26"/>
                          <w:u w:val="single"/>
                          <w:rtl/>
                        </w:rPr>
                        <w:t xml:space="preserve">נוהל הכנת רקע </w:t>
                      </w:r>
                      <w:proofErr w:type="spellStart"/>
                      <w:r>
                        <w:rPr>
                          <w:b/>
                          <w:bCs/>
                          <w:sz w:val="26"/>
                          <w:szCs w:val="26"/>
                          <w:u w:val="single"/>
                          <w:rtl/>
                        </w:rPr>
                        <w:t>קדסטרי</w:t>
                      </w:r>
                      <w:proofErr w:type="spellEnd"/>
                      <w:r>
                        <w:rPr>
                          <w:b/>
                          <w:bCs/>
                          <w:sz w:val="26"/>
                          <w:szCs w:val="26"/>
                          <w:u w:val="single"/>
                          <w:rtl/>
                        </w:rPr>
                        <w:t xml:space="preserve"> אנליטי</w:t>
                      </w:r>
                    </w:p>
                  </w:txbxContent>
                </v:textbox>
              </v:shape>
            </w:pict>
          </mc:Fallback>
        </mc:AlternateContent>
      </w:r>
    </w:p>
    <w:p w:rsidR="00C3385D" w:rsidRDefault="000F7834" w:rsidP="000F7834">
      <w:pPr>
        <w:spacing w:line="360" w:lineRule="auto"/>
        <w:ind w:firstLine="1472"/>
        <w:jc w:val="both"/>
        <w:rPr>
          <w:rtl/>
        </w:rPr>
      </w:pPr>
      <w:r>
        <w:rPr>
          <w:rFonts w:hint="cs"/>
          <w:rtl/>
        </w:rPr>
        <w:t>הנדון:</w:t>
      </w:r>
    </w:p>
    <w:p w:rsidR="00C3385D" w:rsidRDefault="00C3385D" w:rsidP="00423DE6">
      <w:pPr>
        <w:pStyle w:val="Header"/>
        <w:tabs>
          <w:tab w:val="clear" w:pos="4153"/>
          <w:tab w:val="clear" w:pos="8306"/>
        </w:tabs>
        <w:spacing w:line="360" w:lineRule="auto"/>
        <w:jc w:val="both"/>
        <w:rPr>
          <w:rtl/>
        </w:rPr>
      </w:pPr>
    </w:p>
    <w:p w:rsidR="00C3385D" w:rsidRPr="003A09DE" w:rsidRDefault="001055C7" w:rsidP="0028480D">
      <w:pPr>
        <w:numPr>
          <w:ilvl w:val="0"/>
          <w:numId w:val="2"/>
        </w:numPr>
        <w:spacing w:line="360" w:lineRule="auto"/>
        <w:jc w:val="both"/>
        <w:rPr>
          <w:b/>
          <w:bCs/>
          <w:u w:val="single"/>
        </w:rPr>
      </w:pPr>
      <w:r>
        <w:rPr>
          <w:rFonts w:hint="cs"/>
          <w:b/>
          <w:bCs/>
          <w:u w:val="single"/>
          <w:rtl/>
        </w:rPr>
        <w:t>א</w:t>
      </w:r>
      <w:r w:rsidR="0028480D">
        <w:rPr>
          <w:rFonts w:hint="cs"/>
          <w:b/>
          <w:bCs/>
          <w:u w:val="single"/>
          <w:rtl/>
        </w:rPr>
        <w:t xml:space="preserve">פיון </w:t>
      </w:r>
      <w:proofErr w:type="spellStart"/>
      <w:r w:rsidR="0028480D">
        <w:rPr>
          <w:rFonts w:hint="cs"/>
          <w:b/>
          <w:bCs/>
          <w:u w:val="single"/>
          <w:rtl/>
        </w:rPr>
        <w:t>ואירגון</w:t>
      </w:r>
      <w:proofErr w:type="spellEnd"/>
      <w:r w:rsidR="003D21A1" w:rsidRPr="003A09DE">
        <w:rPr>
          <w:rFonts w:hint="cs"/>
          <w:b/>
          <w:bCs/>
          <w:u w:val="single"/>
          <w:rtl/>
        </w:rPr>
        <w:t xml:space="preserve"> החומר </w:t>
      </w:r>
    </w:p>
    <w:p w:rsidR="003D21A1" w:rsidRDefault="00B13517" w:rsidP="001D431A">
      <w:pPr>
        <w:numPr>
          <w:ilvl w:val="1"/>
          <w:numId w:val="2"/>
        </w:numPr>
        <w:spacing w:line="360" w:lineRule="auto"/>
        <w:jc w:val="both"/>
      </w:pPr>
      <w:r w:rsidRPr="00B13517">
        <w:rPr>
          <w:rtl/>
        </w:rPr>
        <w:t xml:space="preserve">יש להכין מפת שליטה על סמך </w:t>
      </w:r>
      <w:r w:rsidR="0083196F">
        <w:rPr>
          <w:rFonts w:hint="cs"/>
          <w:rtl/>
        </w:rPr>
        <w:t>תיקיה</w:t>
      </w:r>
      <w:r w:rsidRPr="00B13517">
        <w:rPr>
          <w:rtl/>
        </w:rPr>
        <w:t xml:space="preserve"> </w:t>
      </w:r>
      <w:r w:rsidRPr="00B13517">
        <w:t>BL</w:t>
      </w:r>
      <w:r w:rsidR="0083196F">
        <w:t>C</w:t>
      </w:r>
      <w:r w:rsidRPr="00B13517">
        <w:t>K</w:t>
      </w:r>
      <w:r w:rsidRPr="00B13517">
        <w:rPr>
          <w:rtl/>
        </w:rPr>
        <w:t xml:space="preserve"> </w:t>
      </w:r>
      <w:r w:rsidR="0083196F">
        <w:rPr>
          <w:rFonts w:hint="cs"/>
          <w:rtl/>
        </w:rPr>
        <w:t>או קליטה גראפית</w:t>
      </w:r>
      <w:r w:rsidRPr="00B13517">
        <w:rPr>
          <w:rtl/>
        </w:rPr>
        <w:t xml:space="preserve"> עם פרוט כל </w:t>
      </w:r>
      <w:r w:rsidR="00A26B38">
        <w:rPr>
          <w:rtl/>
        </w:rPr>
        <w:t xml:space="preserve">חומר הביסוס </w:t>
      </w:r>
      <w:proofErr w:type="spellStart"/>
      <w:r w:rsidR="00A26B38">
        <w:rPr>
          <w:rtl/>
        </w:rPr>
        <w:t>בקנ</w:t>
      </w:r>
      <w:r w:rsidR="00922F2A">
        <w:rPr>
          <w:rFonts w:hint="cs"/>
          <w:rtl/>
        </w:rPr>
        <w:t>"</w:t>
      </w:r>
      <w:r w:rsidR="00A26B38">
        <w:rPr>
          <w:rtl/>
        </w:rPr>
        <w:t>מ</w:t>
      </w:r>
      <w:proofErr w:type="spellEnd"/>
      <w:del w:id="0" w:author="דב כץ" w:date="2012-03-28T15:48:00Z">
        <w:r w:rsidR="006905D2" w:rsidDel="001D431A">
          <w:rPr>
            <w:rFonts w:hint="cs"/>
            <w:rtl/>
          </w:rPr>
          <w:delText>.</w:delText>
        </w:r>
      </w:del>
      <w:r>
        <w:rPr>
          <w:rtl/>
        </w:rPr>
        <w:t xml:space="preserve"> הגדול האפשרי</w:t>
      </w:r>
      <w:r>
        <w:rPr>
          <w:rFonts w:hint="cs"/>
          <w:rtl/>
        </w:rPr>
        <w:t xml:space="preserve">, </w:t>
      </w:r>
      <w:r w:rsidR="006905D2">
        <w:rPr>
          <w:rtl/>
        </w:rPr>
        <w:t>כולל ק</w:t>
      </w:r>
      <w:r w:rsidR="006905D2">
        <w:rPr>
          <w:rFonts w:hint="cs"/>
          <w:rtl/>
        </w:rPr>
        <w:t>ו</w:t>
      </w:r>
      <w:r>
        <w:rPr>
          <w:rtl/>
        </w:rPr>
        <w:t xml:space="preserve"> תחום עב</w:t>
      </w:r>
      <w:r>
        <w:rPr>
          <w:rFonts w:hint="cs"/>
          <w:rtl/>
        </w:rPr>
        <w:t xml:space="preserve">ודה. </w:t>
      </w:r>
    </w:p>
    <w:p w:rsidR="006905D2" w:rsidRDefault="006905D2" w:rsidP="006905D2">
      <w:pPr>
        <w:numPr>
          <w:ilvl w:val="1"/>
          <w:numId w:val="2"/>
        </w:numPr>
        <w:spacing w:line="360" w:lineRule="auto"/>
        <w:jc w:val="both"/>
      </w:pPr>
      <w:r>
        <w:rPr>
          <w:rtl/>
        </w:rPr>
        <w:t>להכין מסמך עם פר</w:t>
      </w:r>
      <w:r>
        <w:rPr>
          <w:rFonts w:hint="cs"/>
          <w:rtl/>
        </w:rPr>
        <w:t>ו</w:t>
      </w:r>
      <w:r w:rsidRPr="006905D2">
        <w:rPr>
          <w:rtl/>
        </w:rPr>
        <w:t>ט כל ה</w:t>
      </w:r>
      <w:r>
        <w:rPr>
          <w:rtl/>
        </w:rPr>
        <w:t>חומר שנאסף או שצריך לאסוף ולעדכ</w:t>
      </w:r>
      <w:r w:rsidR="006163EB">
        <w:rPr>
          <w:rtl/>
        </w:rPr>
        <w:t>נו בסיום האיסוף</w:t>
      </w:r>
      <w:r w:rsidR="006163EB">
        <w:rPr>
          <w:rFonts w:hint="cs"/>
          <w:rtl/>
        </w:rPr>
        <w:t xml:space="preserve"> </w:t>
      </w:r>
      <w:r w:rsidR="006163EB">
        <w:rPr>
          <w:rtl/>
        </w:rPr>
        <w:t>–</w:t>
      </w:r>
      <w:r w:rsidR="006163EB">
        <w:rPr>
          <w:rFonts w:hint="cs"/>
          <w:rtl/>
        </w:rPr>
        <w:t xml:space="preserve"> לקרוא לקובץ : טיוטת פרשה טכנית_</w:t>
      </w:r>
      <w:r w:rsidR="006163EB">
        <w:t>XXXXXX</w:t>
      </w:r>
      <w:r w:rsidR="006163EB">
        <w:rPr>
          <w:rFonts w:hint="cs"/>
          <w:rtl/>
        </w:rPr>
        <w:t>.</w:t>
      </w:r>
      <w:r w:rsidR="006163EB">
        <w:t>doc</w:t>
      </w:r>
      <w:ins w:id="1" w:author="דב כץ" w:date="2012-03-28T15:48:00Z">
        <w:r w:rsidR="001D431A">
          <w:rPr>
            <w:rFonts w:hint="cs"/>
            <w:rtl/>
          </w:rPr>
          <w:t xml:space="preserve"> כאשר </w:t>
        </w:r>
        <w:r w:rsidR="001D431A">
          <w:t xml:space="preserve">XXXXXX </w:t>
        </w:r>
        <w:r w:rsidR="001D431A">
          <w:rPr>
            <w:rFonts w:hint="cs"/>
            <w:rtl/>
          </w:rPr>
          <w:t xml:space="preserve"> הוא מספר הפרויקט (מצ"ב בנספח ### דוגמת מסמך של פירוט החומר</w:t>
        </w:r>
      </w:ins>
      <w:ins w:id="2" w:author="דב כץ" w:date="2012-03-28T15:49:00Z">
        <w:r w:rsidR="001D431A">
          <w:rPr>
            <w:rFonts w:hint="cs"/>
            <w:rtl/>
          </w:rPr>
          <w:t>).</w:t>
        </w:r>
      </w:ins>
    </w:p>
    <w:p w:rsidR="003D21A1" w:rsidRDefault="00B13517" w:rsidP="006905D2">
      <w:pPr>
        <w:numPr>
          <w:ilvl w:val="1"/>
          <w:numId w:val="2"/>
        </w:numPr>
        <w:spacing w:line="360" w:lineRule="auto"/>
        <w:jc w:val="both"/>
      </w:pPr>
      <w:r>
        <w:rPr>
          <w:rFonts w:hint="cs"/>
          <w:rtl/>
        </w:rPr>
        <w:t xml:space="preserve">הפקת </w:t>
      </w:r>
      <w:proofErr w:type="spellStart"/>
      <w:r>
        <w:rPr>
          <w:rFonts w:hint="cs"/>
          <w:rtl/>
        </w:rPr>
        <w:t>פלוטים</w:t>
      </w:r>
      <w:proofErr w:type="spellEnd"/>
      <w:r>
        <w:rPr>
          <w:rFonts w:hint="cs"/>
          <w:rtl/>
        </w:rPr>
        <w:t xml:space="preserve"> של כל חומר ה</w:t>
      </w:r>
      <w:r w:rsidR="00A91316">
        <w:rPr>
          <w:rFonts w:hint="cs"/>
          <w:rtl/>
        </w:rPr>
        <w:t>ביסוס</w:t>
      </w:r>
      <w:r>
        <w:rPr>
          <w:rFonts w:hint="cs"/>
          <w:rtl/>
        </w:rPr>
        <w:t>-</w:t>
      </w:r>
      <w:proofErr w:type="spellStart"/>
      <w:r>
        <w:rPr>
          <w:rFonts w:hint="cs"/>
          <w:rtl/>
        </w:rPr>
        <w:t>תצרים</w:t>
      </w:r>
      <w:proofErr w:type="spellEnd"/>
      <w:r w:rsidR="006905D2">
        <w:rPr>
          <w:rFonts w:hint="cs"/>
          <w:rtl/>
        </w:rPr>
        <w:t>, גיליונות שדה-</w:t>
      </w:r>
      <w:proofErr w:type="spellStart"/>
      <w:r w:rsidR="006905D2">
        <w:rPr>
          <w:rFonts w:hint="cs"/>
          <w:rtl/>
        </w:rPr>
        <w:t>בקנ</w:t>
      </w:r>
      <w:r w:rsidR="00922F2A">
        <w:rPr>
          <w:rFonts w:hint="cs"/>
          <w:rtl/>
        </w:rPr>
        <w:t>"מ</w:t>
      </w:r>
      <w:proofErr w:type="spellEnd"/>
      <w:r w:rsidR="006905D2">
        <w:rPr>
          <w:rFonts w:hint="cs"/>
          <w:rtl/>
        </w:rPr>
        <w:t xml:space="preserve"> </w:t>
      </w:r>
      <w:proofErr w:type="spellStart"/>
      <w:r w:rsidR="006905D2">
        <w:rPr>
          <w:rFonts w:hint="cs"/>
          <w:rtl/>
        </w:rPr>
        <w:t>אמיתי</w:t>
      </w:r>
      <w:proofErr w:type="spellEnd"/>
      <w:r w:rsidR="006905D2">
        <w:rPr>
          <w:rFonts w:hint="cs"/>
          <w:rtl/>
        </w:rPr>
        <w:t xml:space="preserve"> ככל האפשר לרבות שמירה גם</w:t>
      </w:r>
      <w:r>
        <w:rPr>
          <w:rFonts w:hint="cs"/>
          <w:rtl/>
        </w:rPr>
        <w:t xml:space="preserve"> בכונן </w:t>
      </w:r>
      <w:r>
        <w:t>R</w:t>
      </w:r>
      <w:r>
        <w:rPr>
          <w:rFonts w:hint="cs"/>
          <w:rtl/>
        </w:rPr>
        <w:t xml:space="preserve"> </w:t>
      </w:r>
      <w:r w:rsidR="00922F2A">
        <w:rPr>
          <w:rFonts w:hint="cs"/>
          <w:rtl/>
        </w:rPr>
        <w:t>ו</w:t>
      </w:r>
      <w:r w:rsidR="006905D2">
        <w:rPr>
          <w:rFonts w:hint="cs"/>
          <w:rtl/>
        </w:rPr>
        <w:t>גם</w:t>
      </w:r>
      <w:r>
        <w:rPr>
          <w:rFonts w:hint="cs"/>
          <w:rtl/>
        </w:rPr>
        <w:t xml:space="preserve"> בפרויקט עצמו.</w:t>
      </w:r>
    </w:p>
    <w:p w:rsidR="00B13517" w:rsidRDefault="006905D2" w:rsidP="00A91316">
      <w:pPr>
        <w:numPr>
          <w:ilvl w:val="1"/>
          <w:numId w:val="2"/>
        </w:numPr>
        <w:spacing w:line="360" w:lineRule="auto"/>
        <w:jc w:val="both"/>
      </w:pPr>
      <w:r>
        <w:rPr>
          <w:rFonts w:hint="cs"/>
          <w:rtl/>
        </w:rPr>
        <w:t>הדפסת החלק המהותי של ת</w:t>
      </w:r>
      <w:r w:rsidR="00B13517">
        <w:rPr>
          <w:rFonts w:hint="cs"/>
          <w:rtl/>
        </w:rPr>
        <w:t>י</w:t>
      </w:r>
      <w:r>
        <w:rPr>
          <w:rFonts w:hint="cs"/>
          <w:rtl/>
        </w:rPr>
        <w:t>קי</w:t>
      </w:r>
      <w:r w:rsidR="00B13517">
        <w:rPr>
          <w:rFonts w:hint="cs"/>
          <w:rtl/>
        </w:rPr>
        <w:t xml:space="preserve"> </w:t>
      </w:r>
      <w:r w:rsidR="00C95889">
        <w:rPr>
          <w:rFonts w:hint="cs"/>
          <w:rtl/>
        </w:rPr>
        <w:t>ה</w:t>
      </w:r>
      <w:r w:rsidR="00A91316">
        <w:rPr>
          <w:rFonts w:hint="cs"/>
          <w:rtl/>
        </w:rPr>
        <w:t>חישובי</w:t>
      </w:r>
      <w:r w:rsidR="00C95889">
        <w:rPr>
          <w:rFonts w:hint="cs"/>
          <w:rtl/>
        </w:rPr>
        <w:t xml:space="preserve">ם של </w:t>
      </w:r>
      <w:proofErr w:type="spellStart"/>
      <w:r w:rsidR="00C95889">
        <w:rPr>
          <w:rFonts w:hint="cs"/>
          <w:rtl/>
        </w:rPr>
        <w:t>התצרים</w:t>
      </w:r>
      <w:proofErr w:type="spellEnd"/>
      <w:r w:rsidR="00C95889">
        <w:rPr>
          <w:rFonts w:hint="cs"/>
          <w:rtl/>
        </w:rPr>
        <w:t xml:space="preserve"> ושל גושי ההסדר</w:t>
      </w:r>
      <w:r w:rsidR="00A91316">
        <w:rPr>
          <w:rFonts w:hint="cs"/>
          <w:rtl/>
        </w:rPr>
        <w:t>.</w:t>
      </w:r>
    </w:p>
    <w:p w:rsidR="00A91316" w:rsidRDefault="006905D2" w:rsidP="00A91316">
      <w:pPr>
        <w:numPr>
          <w:ilvl w:val="1"/>
          <w:numId w:val="2"/>
        </w:numPr>
        <w:spacing w:line="360" w:lineRule="auto"/>
        <w:jc w:val="both"/>
      </w:pPr>
      <w:r>
        <w:rPr>
          <w:rFonts w:hint="cs"/>
          <w:rtl/>
        </w:rPr>
        <w:t>שאר החומר בת</w:t>
      </w:r>
      <w:r w:rsidR="00A91316">
        <w:rPr>
          <w:rFonts w:hint="cs"/>
          <w:rtl/>
        </w:rPr>
        <w:t>יקי החישובים יודפס לפי שיקול דעת העובדים.</w:t>
      </w:r>
    </w:p>
    <w:p w:rsidR="00A91316" w:rsidRDefault="00A91316" w:rsidP="001D431A">
      <w:pPr>
        <w:numPr>
          <w:ilvl w:val="1"/>
          <w:numId w:val="2"/>
        </w:numPr>
        <w:spacing w:line="360" w:lineRule="auto"/>
        <w:jc w:val="both"/>
      </w:pPr>
      <w:r>
        <w:rPr>
          <w:rFonts w:hint="cs"/>
          <w:rtl/>
        </w:rPr>
        <w:t>הורדה מהאינטרנט של נקודות הביסוס דרושו</w:t>
      </w:r>
      <w:r w:rsidR="00D94CF3">
        <w:rPr>
          <w:rFonts w:hint="cs"/>
          <w:rtl/>
        </w:rPr>
        <w:t>ת בכל הרשתות לפי הנדרש. לרבו</w:t>
      </w:r>
      <w:r w:rsidR="0028468D">
        <w:rPr>
          <w:rFonts w:hint="cs"/>
          <w:rtl/>
        </w:rPr>
        <w:t>ת שמי</w:t>
      </w:r>
      <w:r w:rsidR="00922F2A">
        <w:rPr>
          <w:rFonts w:hint="cs"/>
          <w:rtl/>
        </w:rPr>
        <w:t xml:space="preserve">רה </w:t>
      </w:r>
      <w:proofErr w:type="spellStart"/>
      <w:r w:rsidR="00922F2A">
        <w:rPr>
          <w:rFonts w:hint="cs"/>
          <w:rtl/>
        </w:rPr>
        <w:t>כקבצי</w:t>
      </w:r>
      <w:proofErr w:type="spellEnd"/>
      <w:r w:rsidR="00922F2A">
        <w:rPr>
          <w:rFonts w:hint="cs"/>
          <w:rtl/>
        </w:rPr>
        <w:t xml:space="preserve"> אקסל </w:t>
      </w:r>
      <w:del w:id="3" w:author="דב כץ" w:date="2012-03-28T15:49:00Z">
        <w:r w:rsidR="00922F2A" w:rsidDel="001D431A">
          <w:rPr>
            <w:rFonts w:hint="cs"/>
            <w:rtl/>
          </w:rPr>
          <w:delText>באקסטרנ</w:delText>
        </w:r>
        <w:r w:rsidR="006905D2" w:rsidDel="001D431A">
          <w:rPr>
            <w:rFonts w:hint="cs"/>
            <w:rtl/>
          </w:rPr>
          <w:delText xml:space="preserve">ל </w:delText>
        </w:r>
      </w:del>
      <w:ins w:id="4" w:author="דב כץ" w:date="2012-03-28T15:49:00Z">
        <w:r w:rsidR="001D431A">
          <w:rPr>
            <w:rFonts w:hint="cs"/>
            <w:rtl/>
          </w:rPr>
          <w:t>ב-</w:t>
        </w:r>
        <w:r w:rsidR="001D431A">
          <w:t>EXTERNAL</w:t>
        </w:r>
        <w:r w:rsidR="001D431A">
          <w:rPr>
            <w:rFonts w:hint="cs"/>
            <w:rtl/>
          </w:rPr>
          <w:t xml:space="preserve"> </w:t>
        </w:r>
      </w:ins>
      <w:r w:rsidR="006905D2">
        <w:rPr>
          <w:rFonts w:hint="cs"/>
          <w:rtl/>
        </w:rPr>
        <w:t xml:space="preserve">בתיקייה </w:t>
      </w:r>
      <w:proofErr w:type="spellStart"/>
      <w:r w:rsidR="006905D2">
        <w:t>Bangal-mapi</w:t>
      </w:r>
      <w:proofErr w:type="spellEnd"/>
      <w:r w:rsidR="00922F2A">
        <w:rPr>
          <w:rFonts w:hint="cs"/>
          <w:rtl/>
        </w:rPr>
        <w:t>-תאריך.</w:t>
      </w:r>
    </w:p>
    <w:p w:rsidR="00D94CF3" w:rsidRDefault="00D94CF3" w:rsidP="00A91316">
      <w:pPr>
        <w:numPr>
          <w:ilvl w:val="1"/>
          <w:numId w:val="2"/>
        </w:numPr>
        <w:spacing w:line="360" w:lineRule="auto"/>
        <w:jc w:val="both"/>
      </w:pPr>
      <w:r>
        <w:rPr>
          <w:rFonts w:hint="cs"/>
          <w:rtl/>
        </w:rPr>
        <w:t xml:space="preserve">עדכון מסמך </w:t>
      </w:r>
      <w:r w:rsidR="00566B07">
        <w:rPr>
          <w:rFonts w:hint="cs"/>
          <w:rtl/>
        </w:rPr>
        <w:t xml:space="preserve">טיוטת הפרשה הטכנית </w:t>
      </w:r>
      <w:r>
        <w:rPr>
          <w:rFonts w:hint="cs"/>
          <w:rtl/>
        </w:rPr>
        <w:t xml:space="preserve">פרוט החומר </w:t>
      </w:r>
      <w:proofErr w:type="spellStart"/>
      <w:r>
        <w:rPr>
          <w:rFonts w:hint="cs"/>
          <w:rtl/>
        </w:rPr>
        <w:t>הקדסטרי</w:t>
      </w:r>
      <w:proofErr w:type="spellEnd"/>
      <w:r>
        <w:rPr>
          <w:rFonts w:hint="cs"/>
          <w:rtl/>
        </w:rPr>
        <w:t xml:space="preserve"> שנאסף.</w:t>
      </w:r>
    </w:p>
    <w:p w:rsidR="00D94CF3" w:rsidRDefault="00D94CF3" w:rsidP="00A91316">
      <w:pPr>
        <w:numPr>
          <w:ilvl w:val="1"/>
          <w:numId w:val="2"/>
        </w:numPr>
        <w:spacing w:line="360" w:lineRule="auto"/>
        <w:jc w:val="both"/>
      </w:pPr>
      <w:r>
        <w:rPr>
          <w:rFonts w:hint="cs"/>
          <w:rtl/>
        </w:rPr>
        <w:t>הצגת כל החומר להתייעצות עם קטי/אורן/דב/איציק.</w:t>
      </w:r>
    </w:p>
    <w:p w:rsidR="00D94CF3" w:rsidRDefault="00AC04BE" w:rsidP="00D94CF3">
      <w:pPr>
        <w:numPr>
          <w:ilvl w:val="1"/>
          <w:numId w:val="2"/>
        </w:numPr>
        <w:spacing w:line="360" w:lineRule="auto"/>
        <w:jc w:val="both"/>
      </w:pPr>
      <w:r>
        <w:rPr>
          <w:rFonts w:hint="cs"/>
          <w:rtl/>
        </w:rPr>
        <w:t>ריכוז נסחי הרישום של החלקות המשתתפות</w:t>
      </w:r>
      <w:r w:rsidR="00D94CF3">
        <w:rPr>
          <w:rFonts w:hint="cs"/>
          <w:rtl/>
        </w:rPr>
        <w:t>.</w:t>
      </w:r>
    </w:p>
    <w:p w:rsidR="00D94CF3" w:rsidRDefault="00D94CF3" w:rsidP="00D94CF3">
      <w:pPr>
        <w:numPr>
          <w:ilvl w:val="0"/>
          <w:numId w:val="2"/>
        </w:numPr>
        <w:spacing w:line="360" w:lineRule="auto"/>
        <w:jc w:val="both"/>
        <w:rPr>
          <w:b/>
          <w:bCs/>
          <w:u w:val="single"/>
        </w:rPr>
      </w:pPr>
      <w:r w:rsidRPr="003A09DE">
        <w:rPr>
          <w:rFonts w:hint="cs"/>
          <w:b/>
          <w:bCs/>
          <w:u w:val="single"/>
          <w:rtl/>
        </w:rPr>
        <w:t>עבודת ההקמה האנליטית</w:t>
      </w:r>
    </w:p>
    <w:p w:rsidR="009A5F49" w:rsidRDefault="003A09DE" w:rsidP="009A5F49">
      <w:pPr>
        <w:numPr>
          <w:ilvl w:val="1"/>
          <w:numId w:val="2"/>
        </w:numPr>
        <w:spacing w:line="360" w:lineRule="auto"/>
        <w:jc w:val="both"/>
      </w:pPr>
      <w:r>
        <w:rPr>
          <w:rFonts w:hint="cs"/>
          <w:rtl/>
        </w:rPr>
        <w:t xml:space="preserve">יש לעבוד לפי נוהל חישוב </w:t>
      </w:r>
      <w:r w:rsidR="009A5F49">
        <w:rPr>
          <w:rFonts w:hint="cs"/>
          <w:rtl/>
        </w:rPr>
        <w:t>2000</w:t>
      </w:r>
      <w:r w:rsidR="009A5F49">
        <w:t>geo-</w:t>
      </w:r>
      <w:r>
        <w:rPr>
          <w:rFonts w:hint="cs"/>
          <w:rtl/>
        </w:rPr>
        <w:t xml:space="preserve"> הקיים במשרד. </w:t>
      </w:r>
      <w:r w:rsidR="00922F2A">
        <w:rPr>
          <w:rFonts w:hint="cs"/>
          <w:rtl/>
        </w:rPr>
        <w:t>(לשקול לעדכן את הנוה</w:t>
      </w:r>
      <w:r w:rsidR="009A5F49">
        <w:rPr>
          <w:rFonts w:hint="cs"/>
          <w:rtl/>
        </w:rPr>
        <w:t>ל כך שיהיה גאו נפרד לכל מקבץ ליצירת נקודות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ואחר"כ</w:t>
      </w:r>
      <w:proofErr w:type="spellEnd"/>
      <w:r>
        <w:rPr>
          <w:rFonts w:hint="cs"/>
          <w:rtl/>
        </w:rPr>
        <w:t xml:space="preserve"> גאו</w:t>
      </w:r>
      <w:r w:rsidR="009A5F49">
        <w:rPr>
          <w:rFonts w:hint="cs"/>
          <w:rtl/>
        </w:rPr>
        <w:t xml:space="preserve"> נפרד לכל גוש להגדרת החלקות באותו הגו</w:t>
      </w:r>
      <w:r>
        <w:rPr>
          <w:rFonts w:hint="cs"/>
          <w:rtl/>
        </w:rPr>
        <w:t xml:space="preserve">ש. </w:t>
      </w:r>
    </w:p>
    <w:p w:rsidR="003A09DE" w:rsidRDefault="003A09DE" w:rsidP="009A5F49">
      <w:pPr>
        <w:numPr>
          <w:ilvl w:val="1"/>
          <w:numId w:val="2"/>
        </w:numPr>
        <w:spacing w:line="360" w:lineRule="auto"/>
        <w:jc w:val="both"/>
        <w:rPr>
          <w:rtl/>
        </w:rPr>
      </w:pPr>
      <w:r>
        <w:rPr>
          <w:rFonts w:hint="cs"/>
          <w:rtl/>
        </w:rPr>
        <w:t>בחירת שמות קבצים בצורה קלה להתמצאות בעתיד.</w:t>
      </w:r>
    </w:p>
    <w:p w:rsidR="003A09DE" w:rsidRDefault="003A09DE" w:rsidP="003A09DE">
      <w:pPr>
        <w:numPr>
          <w:ilvl w:val="1"/>
          <w:numId w:val="2"/>
        </w:numPr>
        <w:spacing w:line="360" w:lineRule="auto"/>
        <w:jc w:val="both"/>
      </w:pPr>
      <w:r>
        <w:rPr>
          <w:rFonts w:hint="cs"/>
          <w:rtl/>
        </w:rPr>
        <w:t>גיבוי כל יום ל</w:t>
      </w:r>
      <w:r w:rsidR="00B957C0">
        <w:rPr>
          <w:rFonts w:hint="cs"/>
          <w:rtl/>
        </w:rPr>
        <w:t>רשת ל</w:t>
      </w:r>
      <w:r>
        <w:rPr>
          <w:rFonts w:hint="cs"/>
          <w:rtl/>
        </w:rPr>
        <w:t>לא יוצא מן הכלל.</w:t>
      </w:r>
    </w:p>
    <w:p w:rsidR="003A09DE" w:rsidRPr="003A09DE" w:rsidRDefault="003A09DE" w:rsidP="003A09DE">
      <w:pPr>
        <w:numPr>
          <w:ilvl w:val="1"/>
          <w:numId w:val="2"/>
        </w:numPr>
        <w:spacing w:line="360" w:lineRule="auto"/>
        <w:jc w:val="both"/>
      </w:pPr>
      <w:r>
        <w:rPr>
          <w:rFonts w:hint="cs"/>
          <w:rtl/>
        </w:rPr>
        <w:t xml:space="preserve">הקלדת </w:t>
      </w:r>
      <w:r w:rsidR="00B957C0">
        <w:rPr>
          <w:rFonts w:hint="cs"/>
          <w:rtl/>
        </w:rPr>
        <w:t>שעות כל יום ללא יוצא מן הכלל.</w:t>
      </w:r>
    </w:p>
    <w:p w:rsidR="00D94CF3" w:rsidRDefault="00B957C0" w:rsidP="008A43B7">
      <w:pPr>
        <w:numPr>
          <w:ilvl w:val="1"/>
          <w:numId w:val="2"/>
        </w:numPr>
        <w:spacing w:line="360" w:lineRule="auto"/>
        <w:jc w:val="both"/>
        <w:rPr>
          <w:rtl/>
        </w:rPr>
      </w:pPr>
      <w:r>
        <w:rPr>
          <w:rFonts w:hint="cs"/>
          <w:rtl/>
        </w:rPr>
        <w:t>פגי</w:t>
      </w:r>
      <w:r w:rsidR="00A851BF">
        <w:rPr>
          <w:rFonts w:hint="cs"/>
          <w:rtl/>
        </w:rPr>
        <w:t xml:space="preserve">שה עם היועץ על סמך הדפסת </w:t>
      </w:r>
      <w:r w:rsidR="008A43B7">
        <w:rPr>
          <w:rFonts w:hint="cs"/>
          <w:rtl/>
        </w:rPr>
        <w:t>כ</w:t>
      </w:r>
      <w:r w:rsidR="00A851BF">
        <w:rPr>
          <w:rFonts w:hint="cs"/>
          <w:rtl/>
        </w:rPr>
        <w:t xml:space="preserve">ל </w:t>
      </w:r>
      <w:r w:rsidR="00066E8D">
        <w:rPr>
          <w:rFonts w:hint="cs"/>
          <w:rtl/>
        </w:rPr>
        <w:t>תוצאות ה</w:t>
      </w:r>
      <w:r w:rsidR="00A851BF">
        <w:rPr>
          <w:rFonts w:hint="cs"/>
          <w:rtl/>
        </w:rPr>
        <w:t>גאו</w:t>
      </w:r>
      <w:r w:rsidR="00066E8D">
        <w:rPr>
          <w:rFonts w:hint="cs"/>
          <w:rtl/>
        </w:rPr>
        <w:t xml:space="preserve">2000 </w:t>
      </w:r>
      <w:r w:rsidR="00922F2A">
        <w:rPr>
          <w:rFonts w:hint="cs"/>
          <w:rtl/>
        </w:rPr>
        <w:t xml:space="preserve">, הדפסת </w:t>
      </w:r>
      <w:proofErr w:type="spellStart"/>
      <w:r w:rsidR="00922F2A">
        <w:rPr>
          <w:rFonts w:hint="cs"/>
          <w:rtl/>
        </w:rPr>
        <w:t>המ</w:t>
      </w:r>
      <w:r w:rsidR="00066E8D">
        <w:rPr>
          <w:rFonts w:hint="cs"/>
          <w:rtl/>
        </w:rPr>
        <w:t>י</w:t>
      </w:r>
      <w:r>
        <w:rPr>
          <w:rFonts w:hint="cs"/>
          <w:rtl/>
        </w:rPr>
        <w:t>חשוב</w:t>
      </w:r>
      <w:proofErr w:type="spellEnd"/>
      <w:r>
        <w:rPr>
          <w:rFonts w:hint="cs"/>
          <w:rtl/>
        </w:rPr>
        <w:t xml:space="preserve"> שנעשה </w:t>
      </w:r>
      <w:r w:rsidR="00066E8D">
        <w:rPr>
          <w:rFonts w:hint="cs"/>
          <w:rtl/>
        </w:rPr>
        <w:t xml:space="preserve">על נייר שקוף ובקנה המידה המקורי של חומר הביסוס </w:t>
      </w:r>
      <w:r w:rsidR="00922F2A">
        <w:rPr>
          <w:rFonts w:hint="cs"/>
          <w:rtl/>
        </w:rPr>
        <w:t>ו</w:t>
      </w:r>
      <w:r>
        <w:rPr>
          <w:rFonts w:hint="cs"/>
          <w:rtl/>
        </w:rPr>
        <w:t>ריכוז כל הבעיות כגון: אורכי קווי מדידה ו</w:t>
      </w:r>
      <w:r w:rsidR="008A43B7">
        <w:rPr>
          <w:rFonts w:hint="cs"/>
          <w:rtl/>
        </w:rPr>
        <w:t>חזיתות</w:t>
      </w:r>
      <w:r>
        <w:rPr>
          <w:rFonts w:hint="cs"/>
          <w:rtl/>
        </w:rPr>
        <w:t>, שטחים,</w:t>
      </w:r>
      <w:r w:rsidR="008A43B7">
        <w:rPr>
          <w:rFonts w:hint="cs"/>
          <w:rtl/>
        </w:rPr>
        <w:t xml:space="preserve"> צורה, כפילות מידע בנקודות וקווים</w:t>
      </w:r>
      <w:r>
        <w:rPr>
          <w:rFonts w:hint="cs"/>
          <w:rtl/>
        </w:rPr>
        <w:t xml:space="preserve"> וכדומה. רצוי שהנחיית היועץ יועלו על הכתב במפה או ברשימה.</w:t>
      </w:r>
    </w:p>
    <w:p w:rsidR="00B957C0" w:rsidRDefault="00B957C0" w:rsidP="00B957C0">
      <w:pPr>
        <w:numPr>
          <w:ilvl w:val="1"/>
          <w:numId w:val="2"/>
        </w:numPr>
        <w:spacing w:line="360" w:lineRule="auto"/>
        <w:jc w:val="both"/>
      </w:pPr>
      <w:r>
        <w:rPr>
          <w:rFonts w:hint="cs"/>
          <w:rtl/>
        </w:rPr>
        <w:t>הרצה מחדש על סמך קבלת הנחיות מהיועץ.</w:t>
      </w:r>
    </w:p>
    <w:p w:rsidR="00B957C0" w:rsidRDefault="00B957C0" w:rsidP="00B957C0">
      <w:pPr>
        <w:numPr>
          <w:ilvl w:val="1"/>
          <w:numId w:val="2"/>
        </w:numPr>
        <w:spacing w:line="360" w:lineRule="auto"/>
        <w:jc w:val="both"/>
      </w:pPr>
      <w:r>
        <w:rPr>
          <w:rFonts w:hint="cs"/>
          <w:rtl/>
        </w:rPr>
        <w:t>הגהה עצמית לביצוע כל הנחיות היועץ.</w:t>
      </w:r>
    </w:p>
    <w:p w:rsidR="00B957C0" w:rsidRDefault="00521488" w:rsidP="00521488">
      <w:pPr>
        <w:numPr>
          <w:ilvl w:val="1"/>
          <w:numId w:val="2"/>
        </w:numPr>
        <w:spacing w:line="360" w:lineRule="auto"/>
        <w:jc w:val="both"/>
      </w:pPr>
      <w:proofErr w:type="spellStart"/>
      <w:r>
        <w:rPr>
          <w:rFonts w:hint="cs"/>
          <w:rtl/>
        </w:rPr>
        <w:t>עידכון</w:t>
      </w:r>
      <w:proofErr w:type="spellEnd"/>
      <w:r>
        <w:rPr>
          <w:rFonts w:hint="cs"/>
          <w:rtl/>
        </w:rPr>
        <w:t xml:space="preserve"> </w:t>
      </w:r>
      <w:r w:rsidR="00B957C0">
        <w:rPr>
          <w:rFonts w:hint="cs"/>
          <w:rtl/>
        </w:rPr>
        <w:t xml:space="preserve"> מסמך </w:t>
      </w:r>
      <w:r>
        <w:rPr>
          <w:rFonts w:hint="cs"/>
          <w:rtl/>
        </w:rPr>
        <w:t xml:space="preserve">טיוטת הפרשה הטכנית </w:t>
      </w:r>
      <w:r>
        <w:rPr>
          <w:rtl/>
        </w:rPr>
        <w:t>–</w:t>
      </w:r>
      <w:r>
        <w:rPr>
          <w:rFonts w:hint="cs"/>
          <w:rtl/>
        </w:rPr>
        <w:t xml:space="preserve"> אופן </w:t>
      </w:r>
      <w:r w:rsidR="00B957C0">
        <w:rPr>
          <w:rFonts w:hint="cs"/>
          <w:rtl/>
        </w:rPr>
        <w:t xml:space="preserve"> הקמת גבולות.</w:t>
      </w:r>
    </w:p>
    <w:p w:rsidR="001055C7" w:rsidRDefault="001055C7" w:rsidP="001055C7">
      <w:pPr>
        <w:numPr>
          <w:ilvl w:val="0"/>
          <w:numId w:val="2"/>
        </w:numPr>
        <w:spacing w:line="360" w:lineRule="auto"/>
        <w:jc w:val="both"/>
        <w:rPr>
          <w:b/>
          <w:bCs/>
          <w:u w:val="single"/>
        </w:rPr>
      </w:pPr>
      <w:r w:rsidRPr="001055C7">
        <w:rPr>
          <w:rFonts w:hint="cs"/>
          <w:b/>
          <w:bCs/>
          <w:u w:val="single"/>
          <w:rtl/>
        </w:rPr>
        <w:t>בקרת איכות</w:t>
      </w:r>
    </w:p>
    <w:p w:rsidR="001055C7" w:rsidRDefault="001055C7" w:rsidP="008A43B7">
      <w:pPr>
        <w:numPr>
          <w:ilvl w:val="1"/>
          <w:numId w:val="2"/>
        </w:numPr>
        <w:spacing w:line="360" w:lineRule="auto"/>
        <w:jc w:val="both"/>
        <w:rPr>
          <w:rtl/>
        </w:rPr>
      </w:pPr>
      <w:r>
        <w:rPr>
          <w:rFonts w:hint="cs"/>
          <w:rtl/>
        </w:rPr>
        <w:t xml:space="preserve">הפקה נוספת של תדפיס </w:t>
      </w:r>
      <w:r w:rsidR="00A851BF">
        <w:rPr>
          <w:rFonts w:hint="cs"/>
          <w:rtl/>
        </w:rPr>
        <w:t>ה</w:t>
      </w:r>
      <w:r w:rsidR="008A43B7">
        <w:rPr>
          <w:rFonts w:hint="cs"/>
          <w:rtl/>
        </w:rPr>
        <w:t>גאו</w:t>
      </w:r>
      <w:r w:rsidR="00A851BF">
        <w:rPr>
          <w:rFonts w:hint="cs"/>
          <w:rtl/>
        </w:rPr>
        <w:t xml:space="preserve"> </w:t>
      </w:r>
      <w:r w:rsidR="008A43B7">
        <w:rPr>
          <w:rFonts w:hint="cs"/>
          <w:rtl/>
        </w:rPr>
        <w:t>ו</w:t>
      </w:r>
      <w:r w:rsidR="00A851BF">
        <w:rPr>
          <w:rFonts w:hint="cs"/>
          <w:rtl/>
        </w:rPr>
        <w:t>של השטח הממוחשב כולל כל</w:t>
      </w:r>
      <w:r w:rsidR="00826C3A">
        <w:rPr>
          <w:rFonts w:hint="cs"/>
          <w:rtl/>
        </w:rPr>
        <w:t xml:space="preserve"> החזיתות ששונו וכדומה. להדגיש </w:t>
      </w:r>
      <w:r w:rsidR="008A43B7">
        <w:rPr>
          <w:rFonts w:hint="cs"/>
          <w:rtl/>
        </w:rPr>
        <w:t>סטיות</w:t>
      </w:r>
      <w:r w:rsidR="00A851BF">
        <w:rPr>
          <w:rFonts w:hint="cs"/>
          <w:rtl/>
        </w:rPr>
        <w:t xml:space="preserve"> השטחים והאורכים שמעל המותר בתדפיס </w:t>
      </w:r>
      <w:r w:rsidR="00826C3A">
        <w:rPr>
          <w:rFonts w:hint="cs"/>
          <w:rtl/>
        </w:rPr>
        <w:t>ה</w:t>
      </w:r>
      <w:r w:rsidR="00A851BF">
        <w:rPr>
          <w:rFonts w:hint="cs"/>
          <w:rtl/>
        </w:rPr>
        <w:t>גאו.</w:t>
      </w:r>
    </w:p>
    <w:p w:rsidR="00A851BF" w:rsidRDefault="00826C3A" w:rsidP="00A851BF">
      <w:pPr>
        <w:numPr>
          <w:ilvl w:val="1"/>
          <w:numId w:val="2"/>
        </w:numPr>
        <w:spacing w:line="360" w:lineRule="auto"/>
        <w:jc w:val="both"/>
      </w:pPr>
      <w:r>
        <w:rPr>
          <w:rFonts w:hint="cs"/>
          <w:rtl/>
        </w:rPr>
        <w:t>הדגשת כל החזיתות ששונו</w:t>
      </w:r>
      <w:r w:rsidR="00A851BF">
        <w:rPr>
          <w:rFonts w:hint="cs"/>
          <w:rtl/>
        </w:rPr>
        <w:t xml:space="preserve"> או שלא מתאימות.</w:t>
      </w:r>
    </w:p>
    <w:p w:rsidR="00A851BF" w:rsidRDefault="00A851BF" w:rsidP="00A851BF">
      <w:pPr>
        <w:numPr>
          <w:ilvl w:val="1"/>
          <w:numId w:val="2"/>
        </w:numPr>
        <w:spacing w:line="360" w:lineRule="auto"/>
        <w:jc w:val="both"/>
      </w:pPr>
      <w:r>
        <w:rPr>
          <w:rFonts w:hint="cs"/>
          <w:rtl/>
        </w:rPr>
        <w:t>רשימת שטחים מעל המותר.</w:t>
      </w:r>
    </w:p>
    <w:p w:rsidR="00A851BF" w:rsidRDefault="00922F2A" w:rsidP="00826C3A">
      <w:pPr>
        <w:numPr>
          <w:ilvl w:val="1"/>
          <w:numId w:val="2"/>
        </w:numPr>
        <w:spacing w:line="360" w:lineRule="auto"/>
        <w:jc w:val="both"/>
      </w:pPr>
      <w:r>
        <w:rPr>
          <w:rFonts w:hint="cs"/>
          <w:rtl/>
        </w:rPr>
        <w:t xml:space="preserve">בדיקת תאימות </w:t>
      </w:r>
      <w:proofErr w:type="spellStart"/>
      <w:r>
        <w:rPr>
          <w:rFonts w:hint="cs"/>
          <w:rtl/>
        </w:rPr>
        <w:t>לרסטרים</w:t>
      </w:r>
      <w:proofErr w:type="spellEnd"/>
      <w:r>
        <w:rPr>
          <w:rFonts w:hint="cs"/>
          <w:rtl/>
        </w:rPr>
        <w:t xml:space="preserve"> על ידי</w:t>
      </w:r>
      <w:r w:rsidR="00A851BF">
        <w:rPr>
          <w:rFonts w:hint="cs"/>
          <w:rtl/>
        </w:rPr>
        <w:t xml:space="preserve"> עיגון </w:t>
      </w:r>
      <w:proofErr w:type="spellStart"/>
      <w:r w:rsidR="00A851BF">
        <w:rPr>
          <w:rFonts w:hint="cs"/>
          <w:rtl/>
        </w:rPr>
        <w:t>הרסטרים</w:t>
      </w:r>
      <w:proofErr w:type="spellEnd"/>
      <w:r w:rsidR="00A851BF">
        <w:rPr>
          <w:rFonts w:hint="cs"/>
          <w:rtl/>
        </w:rPr>
        <w:t xml:space="preserve"> </w:t>
      </w:r>
      <w:proofErr w:type="spellStart"/>
      <w:r w:rsidR="00A851BF">
        <w:rPr>
          <w:rFonts w:hint="cs"/>
          <w:rtl/>
        </w:rPr>
        <w:t>באוטוקד</w:t>
      </w:r>
      <w:proofErr w:type="spellEnd"/>
      <w:r w:rsidR="00A851BF">
        <w:rPr>
          <w:rFonts w:hint="cs"/>
          <w:rtl/>
        </w:rPr>
        <w:t xml:space="preserve">-הבדיקה תעשה במסך המחשב. הדפסת </w:t>
      </w:r>
      <w:r w:rsidR="00826C3A">
        <w:t>DWG</w:t>
      </w:r>
      <w:r w:rsidR="00A851BF">
        <w:rPr>
          <w:rFonts w:hint="cs"/>
          <w:rtl/>
        </w:rPr>
        <w:t xml:space="preserve"> על </w:t>
      </w:r>
      <w:proofErr w:type="spellStart"/>
      <w:r w:rsidR="00A851BF">
        <w:rPr>
          <w:rFonts w:hint="cs"/>
          <w:rtl/>
        </w:rPr>
        <w:t>הרסטרים</w:t>
      </w:r>
      <w:proofErr w:type="spellEnd"/>
      <w:r w:rsidR="00A851BF">
        <w:rPr>
          <w:rFonts w:hint="cs"/>
          <w:rtl/>
        </w:rPr>
        <w:t xml:space="preserve"> תעשה במקרים מיוחדים.</w:t>
      </w:r>
      <w:r w:rsidR="000916E9">
        <w:rPr>
          <w:rFonts w:hint="cs"/>
          <w:rtl/>
        </w:rPr>
        <w:t xml:space="preserve"> במידת הצורך ולפי שיקול דעת המבצע מפיקים שוב על נייר שקוף כדי לשים על </w:t>
      </w:r>
      <w:proofErr w:type="spellStart"/>
      <w:r w:rsidR="000916E9">
        <w:rPr>
          <w:rFonts w:hint="cs"/>
          <w:rtl/>
        </w:rPr>
        <w:t>הרסטר</w:t>
      </w:r>
      <w:proofErr w:type="spellEnd"/>
      <w:r w:rsidR="000916E9">
        <w:rPr>
          <w:rFonts w:hint="cs"/>
          <w:rtl/>
        </w:rPr>
        <w:t xml:space="preserve"> של חומר הביסוס .</w:t>
      </w:r>
    </w:p>
    <w:p w:rsidR="00A851BF" w:rsidRDefault="00A851BF" w:rsidP="00A851BF">
      <w:pPr>
        <w:numPr>
          <w:ilvl w:val="1"/>
          <w:numId w:val="2"/>
        </w:numPr>
        <w:spacing w:line="360" w:lineRule="auto"/>
        <w:jc w:val="both"/>
      </w:pPr>
      <w:r>
        <w:rPr>
          <w:rFonts w:hint="cs"/>
          <w:rtl/>
        </w:rPr>
        <w:t>עדכון מסמך אופן ההקמה והדפסתו.</w:t>
      </w:r>
    </w:p>
    <w:p w:rsidR="00A851BF" w:rsidRDefault="00A851BF" w:rsidP="00A851BF">
      <w:pPr>
        <w:numPr>
          <w:ilvl w:val="1"/>
          <w:numId w:val="2"/>
        </w:numPr>
        <w:spacing w:line="360" w:lineRule="auto"/>
        <w:jc w:val="both"/>
      </w:pPr>
      <w:r>
        <w:rPr>
          <w:rFonts w:hint="cs"/>
          <w:rtl/>
        </w:rPr>
        <w:t>עשיית סדר בתיקיות ובקבצים.</w:t>
      </w:r>
    </w:p>
    <w:p w:rsidR="00A851BF" w:rsidRDefault="00A851BF" w:rsidP="00A851BF">
      <w:pPr>
        <w:numPr>
          <w:ilvl w:val="1"/>
          <w:numId w:val="2"/>
        </w:numPr>
        <w:spacing w:line="360" w:lineRule="auto"/>
        <w:jc w:val="both"/>
      </w:pPr>
      <w:r>
        <w:rPr>
          <w:rFonts w:hint="cs"/>
          <w:rtl/>
        </w:rPr>
        <w:t xml:space="preserve">פגישה מסכמת עם היועץ ועם גרסה סופית של כל </w:t>
      </w:r>
      <w:proofErr w:type="spellStart"/>
      <w:r>
        <w:rPr>
          <w:rFonts w:hint="cs"/>
          <w:rtl/>
        </w:rPr>
        <w:t>הפלוטים</w:t>
      </w:r>
      <w:proofErr w:type="spellEnd"/>
      <w:r>
        <w:rPr>
          <w:rFonts w:hint="cs"/>
          <w:rtl/>
        </w:rPr>
        <w:t xml:space="preserve"> וההדפסות.</w:t>
      </w:r>
    </w:p>
    <w:p w:rsidR="00A851BF" w:rsidRDefault="00A851BF" w:rsidP="00826C3A">
      <w:pPr>
        <w:numPr>
          <w:ilvl w:val="1"/>
          <w:numId w:val="2"/>
        </w:numPr>
        <w:spacing w:line="360" w:lineRule="auto"/>
        <w:jc w:val="both"/>
      </w:pPr>
      <w:r>
        <w:rPr>
          <w:rFonts w:hint="cs"/>
          <w:rtl/>
        </w:rPr>
        <w:t xml:space="preserve">אישור היועץ לעבודה ע"י חתימה על כל ההפקות (תדפיס גאו, פלוט </w:t>
      </w:r>
      <w:proofErr w:type="spellStart"/>
      <w:r w:rsidR="003F74BD">
        <w:rPr>
          <w:rFonts w:hint="cs"/>
          <w:rtl/>
        </w:rPr>
        <w:t>קדסטרי</w:t>
      </w:r>
      <w:proofErr w:type="spellEnd"/>
      <w:r w:rsidR="003F74BD">
        <w:rPr>
          <w:rFonts w:hint="cs"/>
          <w:rtl/>
        </w:rPr>
        <w:t>, דוחות הזזה וכול השאר).</w:t>
      </w:r>
    </w:p>
    <w:p w:rsidR="00E31FF9" w:rsidRDefault="003F74BD" w:rsidP="00E31FF9">
      <w:pPr>
        <w:numPr>
          <w:ilvl w:val="1"/>
          <w:numId w:val="2"/>
        </w:numPr>
        <w:spacing w:line="360" w:lineRule="auto"/>
        <w:jc w:val="both"/>
      </w:pPr>
      <w:r>
        <w:rPr>
          <w:rFonts w:hint="cs"/>
          <w:rtl/>
        </w:rPr>
        <w:t xml:space="preserve">הטמעת הקובץ </w:t>
      </w:r>
      <w:r w:rsidR="00826C3A">
        <w:rPr>
          <w:rFonts w:hint="cs"/>
          <w:rtl/>
        </w:rPr>
        <w:t>האנליטי</w:t>
      </w:r>
      <w:r w:rsidR="00E31FF9">
        <w:rPr>
          <w:rFonts w:hint="cs"/>
          <w:rtl/>
        </w:rPr>
        <w:t xml:space="preserve"> </w:t>
      </w:r>
      <w:r>
        <w:rPr>
          <w:rFonts w:hint="cs"/>
          <w:rtl/>
        </w:rPr>
        <w:t xml:space="preserve">בקובץ </w:t>
      </w:r>
      <w:r w:rsidRPr="003F74BD">
        <w:t>BL</w:t>
      </w:r>
      <w:r w:rsidR="00E31FF9" w:rsidRPr="00E31FF9">
        <w:t>C</w:t>
      </w:r>
      <w:r w:rsidRPr="003F74BD">
        <w:t>K</w:t>
      </w:r>
      <w:r>
        <w:rPr>
          <w:rFonts w:hint="cs"/>
          <w:rtl/>
        </w:rPr>
        <w:t xml:space="preserve">. </w:t>
      </w:r>
    </w:p>
    <w:p w:rsidR="00E31FF9" w:rsidRPr="00E31FF9" w:rsidRDefault="00275680" w:rsidP="00275680">
      <w:pPr>
        <w:numPr>
          <w:ilvl w:val="0"/>
          <w:numId w:val="2"/>
        </w:numPr>
        <w:spacing w:line="360" w:lineRule="auto"/>
        <w:jc w:val="both"/>
        <w:rPr>
          <w:b/>
          <w:bCs/>
          <w:u w:val="single"/>
        </w:rPr>
      </w:pPr>
      <w:r>
        <w:rPr>
          <w:rFonts w:hint="cs"/>
          <w:b/>
          <w:bCs/>
          <w:u w:val="single"/>
          <w:rtl/>
        </w:rPr>
        <w:t>פעולות לשיפור התשתית</w:t>
      </w:r>
    </w:p>
    <w:p w:rsidR="006E4249" w:rsidRDefault="006E4249" w:rsidP="00275680">
      <w:pPr>
        <w:spacing w:line="360" w:lineRule="auto"/>
        <w:ind w:left="720"/>
        <w:jc w:val="both"/>
        <w:rPr>
          <w:rtl/>
        </w:rPr>
      </w:pPr>
      <w:r>
        <w:rPr>
          <w:rFonts w:hint="cs"/>
          <w:rtl/>
        </w:rPr>
        <w:t xml:space="preserve">4.2 </w:t>
      </w:r>
      <w:r w:rsidRPr="006E4249">
        <w:rPr>
          <w:rFonts w:hint="cs"/>
          <w:u w:val="single"/>
          <w:rtl/>
        </w:rPr>
        <w:t>תשתית</w:t>
      </w:r>
      <w:r>
        <w:rPr>
          <w:rFonts w:hint="cs"/>
          <w:rtl/>
        </w:rPr>
        <w:t xml:space="preserve"> לאפשר לילנה ויקטוריה לשמור ולעשות קבצים בכונן </w:t>
      </w:r>
      <w:r>
        <w:t>R</w:t>
      </w:r>
      <w:r w:rsidR="00275680">
        <w:rPr>
          <w:rFonts w:hint="cs"/>
          <w:rtl/>
        </w:rPr>
        <w:t xml:space="preserve"> כמו קטי ואורן- בוצע.</w:t>
      </w:r>
    </w:p>
    <w:p w:rsidR="006E4249" w:rsidRDefault="006E4249" w:rsidP="00E31FF9">
      <w:pPr>
        <w:spacing w:line="360" w:lineRule="auto"/>
        <w:ind w:left="720"/>
        <w:jc w:val="both"/>
        <w:rPr>
          <w:rtl/>
        </w:rPr>
      </w:pPr>
      <w:r>
        <w:rPr>
          <w:rFonts w:hint="cs"/>
          <w:rtl/>
        </w:rPr>
        <w:t xml:space="preserve">4.3 </w:t>
      </w:r>
      <w:r w:rsidR="00E31FF9" w:rsidRPr="00E31FF9">
        <w:rPr>
          <w:rtl/>
        </w:rPr>
        <w:t>תשתית: לשים על המחש</w:t>
      </w:r>
      <w:r w:rsidR="00E31FF9">
        <w:rPr>
          <w:rtl/>
        </w:rPr>
        <w:t xml:space="preserve">בים של ילנה </w:t>
      </w:r>
      <w:proofErr w:type="spellStart"/>
      <w:r w:rsidR="00E31FF9">
        <w:rPr>
          <w:rtl/>
        </w:rPr>
        <w:t>ויקטרינה</w:t>
      </w:r>
      <w:proofErr w:type="spellEnd"/>
      <w:r w:rsidR="00E31FF9">
        <w:rPr>
          <w:rtl/>
        </w:rPr>
        <w:t xml:space="preserve"> את קבצי </w:t>
      </w:r>
      <w:proofErr w:type="spellStart"/>
      <w:r w:rsidR="00E31FF9">
        <w:rPr>
          <w:rtl/>
        </w:rPr>
        <w:t>ממ</w:t>
      </w:r>
      <w:r w:rsidR="00E31FF9">
        <w:rPr>
          <w:rFonts w:hint="cs"/>
          <w:rtl/>
        </w:rPr>
        <w:t>"ג</w:t>
      </w:r>
      <w:proofErr w:type="spellEnd"/>
      <w:r w:rsidR="00E31FF9" w:rsidRPr="00E31FF9">
        <w:rPr>
          <w:rtl/>
        </w:rPr>
        <w:t xml:space="preserve"> 2000 +תדריך    לשליפת החומר המבוקש ורצוי לכתוב ולהדפיס את ההנחיות.</w:t>
      </w:r>
    </w:p>
    <w:p w:rsidR="00E31FF9" w:rsidRDefault="006E4249" w:rsidP="00E31FF9">
      <w:pPr>
        <w:spacing w:line="360" w:lineRule="auto"/>
        <w:ind w:left="720"/>
        <w:jc w:val="both"/>
        <w:rPr>
          <w:rtl/>
        </w:rPr>
      </w:pPr>
      <w:r>
        <w:rPr>
          <w:rFonts w:hint="cs"/>
          <w:rtl/>
        </w:rPr>
        <w:t xml:space="preserve">4.4 </w:t>
      </w:r>
      <w:r w:rsidR="00E31FF9" w:rsidRPr="00E31FF9">
        <w:rPr>
          <w:rtl/>
        </w:rPr>
        <w:t>תשתית: הנחיות לעבודה בתצפית.</w:t>
      </w:r>
    </w:p>
    <w:p w:rsidR="005D2587" w:rsidRDefault="005D2587" w:rsidP="00E31FF9">
      <w:pPr>
        <w:spacing w:line="360" w:lineRule="auto"/>
        <w:ind w:left="720"/>
        <w:jc w:val="both"/>
        <w:rPr>
          <w:rtl/>
        </w:rPr>
      </w:pPr>
      <w:r>
        <w:rPr>
          <w:rFonts w:hint="cs"/>
          <w:rtl/>
        </w:rPr>
        <w:t xml:space="preserve">4.5 </w:t>
      </w:r>
      <w:r w:rsidR="00E31FF9" w:rsidRPr="00E31FF9">
        <w:rPr>
          <w:rtl/>
        </w:rPr>
        <w:t>תשתית: חומר שמורד מהאינטרנט יגובה גם ב.../</w:t>
      </w:r>
      <w:proofErr w:type="gramStart"/>
      <w:r w:rsidR="00E31FF9">
        <w:t>P</w:t>
      </w:r>
      <w:r w:rsidR="00E31FF9" w:rsidRPr="00E31FF9">
        <w:rPr>
          <w:rtl/>
        </w:rPr>
        <w:t xml:space="preserve"> </w:t>
      </w:r>
      <w:r w:rsidR="00E31FF9">
        <w:rPr>
          <w:rFonts w:hint="cs"/>
          <w:rtl/>
        </w:rPr>
        <w:t>וגם בכונן</w:t>
      </w:r>
      <w:r w:rsidR="00E31FF9" w:rsidRPr="00E31FF9">
        <w:rPr>
          <w:rtl/>
        </w:rPr>
        <w:t xml:space="preserve"> </w:t>
      </w:r>
      <w:r w:rsidR="00E31FF9" w:rsidRPr="00E31FF9">
        <w:t>R</w:t>
      </w:r>
      <w:r w:rsidR="00E31FF9" w:rsidRPr="00E31FF9">
        <w:rPr>
          <w:rtl/>
        </w:rPr>
        <w:t>.</w:t>
      </w:r>
      <w:proofErr w:type="gramEnd"/>
    </w:p>
    <w:p w:rsidR="00E31FF9" w:rsidRDefault="006E4249" w:rsidP="000E5B69">
      <w:pPr>
        <w:spacing w:line="360" w:lineRule="auto"/>
        <w:ind w:left="720"/>
        <w:jc w:val="both"/>
        <w:rPr>
          <w:rtl/>
        </w:rPr>
      </w:pPr>
      <w:r>
        <w:rPr>
          <w:rFonts w:hint="cs"/>
          <w:rtl/>
        </w:rPr>
        <w:t>4.</w:t>
      </w:r>
      <w:r w:rsidR="005D2587">
        <w:rPr>
          <w:rFonts w:hint="cs"/>
          <w:rtl/>
        </w:rPr>
        <w:t>6</w:t>
      </w:r>
      <w:r>
        <w:rPr>
          <w:rFonts w:hint="cs"/>
          <w:rtl/>
        </w:rPr>
        <w:t xml:space="preserve"> </w:t>
      </w:r>
      <w:r w:rsidR="00E31FF9" w:rsidRPr="00E31FF9">
        <w:rPr>
          <w:rtl/>
        </w:rPr>
        <w:t>תשתית: פ</w:t>
      </w:r>
      <w:r w:rsidR="00E31FF9">
        <w:rPr>
          <w:rFonts w:hint="cs"/>
          <w:rtl/>
        </w:rPr>
        <w:t>נ</w:t>
      </w:r>
      <w:r w:rsidR="00E31FF9">
        <w:rPr>
          <w:rtl/>
        </w:rPr>
        <w:t>קסים שי</w:t>
      </w:r>
      <w:r w:rsidR="00E31FF9">
        <w:rPr>
          <w:rFonts w:hint="cs"/>
          <w:rtl/>
        </w:rPr>
        <w:t>גובו</w:t>
      </w:r>
      <w:r w:rsidR="00E31FF9" w:rsidRPr="00E31FF9">
        <w:rPr>
          <w:rtl/>
        </w:rPr>
        <w:t xml:space="preserve"> ב-</w:t>
      </w:r>
      <w:r w:rsidR="00E31FF9" w:rsidRPr="00E31FF9">
        <w:t>R</w:t>
      </w:r>
      <w:r w:rsidR="00E31FF9" w:rsidRPr="00E31FF9">
        <w:rPr>
          <w:rtl/>
        </w:rPr>
        <w:t xml:space="preserve"> יקבלו שם בצורה  </w:t>
      </w:r>
      <w:r w:rsidR="00E31FF9" w:rsidRPr="00E31FF9">
        <w:t>TIF/PDF</w:t>
      </w:r>
      <w:r w:rsidR="00E31FF9" w:rsidRPr="00E31FF9">
        <w:rPr>
          <w:rtl/>
        </w:rPr>
        <w:t xml:space="preserve">  </w:t>
      </w:r>
      <w:r w:rsidR="000E5B69">
        <w:rPr>
          <w:rFonts w:hint="cs"/>
          <w:rtl/>
        </w:rPr>
        <w:t>(</w:t>
      </w:r>
      <w:r w:rsidR="00E31FF9" w:rsidRPr="00E31FF9">
        <w:rPr>
          <w:rtl/>
        </w:rPr>
        <w:t>מספר הפ</w:t>
      </w:r>
      <w:ins w:id="5" w:author="דב כץ" w:date="2012-03-28T15:51:00Z">
        <w:r w:rsidR="001D431A">
          <w:rPr>
            <w:rFonts w:hint="cs"/>
            <w:rtl/>
          </w:rPr>
          <w:t>נ</w:t>
        </w:r>
      </w:ins>
      <w:r w:rsidR="00E31FF9" w:rsidRPr="00E31FF9">
        <w:rPr>
          <w:rtl/>
        </w:rPr>
        <w:t>קס</w:t>
      </w:r>
      <w:r w:rsidR="000E5B69">
        <w:rPr>
          <w:rFonts w:hint="cs"/>
          <w:rtl/>
        </w:rPr>
        <w:t>)</w:t>
      </w:r>
      <w:r w:rsidR="00E31FF9" w:rsidRPr="00E31FF9">
        <w:rPr>
          <w:rtl/>
        </w:rPr>
        <w:t xml:space="preserve"> </w:t>
      </w:r>
      <w:r w:rsidR="00E31FF9" w:rsidRPr="00E31FF9">
        <w:t>PS</w:t>
      </w:r>
      <w:r w:rsidR="00E31FF9" w:rsidRPr="00E31FF9">
        <w:rPr>
          <w:rtl/>
        </w:rPr>
        <w:t>.</w:t>
      </w:r>
    </w:p>
    <w:p w:rsidR="00E31FF9" w:rsidRDefault="006E4249" w:rsidP="001D431A">
      <w:pPr>
        <w:spacing w:line="360" w:lineRule="auto"/>
        <w:ind w:left="720"/>
        <w:jc w:val="both"/>
        <w:rPr>
          <w:rtl/>
        </w:rPr>
      </w:pPr>
      <w:r>
        <w:rPr>
          <w:rFonts w:hint="cs"/>
          <w:rtl/>
        </w:rPr>
        <w:t>4.7</w:t>
      </w:r>
      <w:r w:rsidR="005D2587">
        <w:rPr>
          <w:rFonts w:hint="cs"/>
          <w:rtl/>
        </w:rPr>
        <w:t xml:space="preserve"> </w:t>
      </w:r>
      <w:r w:rsidR="000E5B69" w:rsidRPr="000E5B69">
        <w:rPr>
          <w:rtl/>
        </w:rPr>
        <w:t>תשתית:</w:t>
      </w:r>
      <w:r w:rsidR="0040349B">
        <w:rPr>
          <w:rFonts w:hint="cs"/>
          <w:rtl/>
        </w:rPr>
        <w:t xml:space="preserve"> תיקי</w:t>
      </w:r>
      <w:r w:rsidR="0040349B">
        <w:rPr>
          <w:rtl/>
        </w:rPr>
        <w:t xml:space="preserve"> חישובים שי</w:t>
      </w:r>
      <w:r w:rsidR="0040349B">
        <w:rPr>
          <w:rFonts w:hint="cs"/>
          <w:rtl/>
        </w:rPr>
        <w:t>גוב</w:t>
      </w:r>
      <w:r w:rsidR="000E5B69" w:rsidRPr="000E5B69">
        <w:rPr>
          <w:rtl/>
        </w:rPr>
        <w:t xml:space="preserve">ו ויקבלו שם בצורה  </w:t>
      </w:r>
      <w:r w:rsidR="000E5B69" w:rsidRPr="000E5B69">
        <w:t>T</w:t>
      </w:r>
      <w:r w:rsidR="0040349B">
        <w:t>I</w:t>
      </w:r>
      <w:r w:rsidR="000E5B69" w:rsidRPr="000E5B69">
        <w:t>F/PDF</w:t>
      </w:r>
      <w:r w:rsidR="0040349B">
        <w:rPr>
          <w:rFonts w:hint="cs"/>
          <w:rtl/>
        </w:rPr>
        <w:t>.</w:t>
      </w:r>
      <w:r w:rsidR="000E5B69" w:rsidRPr="000E5B69">
        <w:rPr>
          <w:rtl/>
        </w:rPr>
        <w:t xml:space="preserve"> </w:t>
      </w:r>
      <w:r w:rsidR="0040349B">
        <w:rPr>
          <w:rFonts w:hint="cs"/>
          <w:rtl/>
        </w:rPr>
        <w:t>ׁׁׁׁׁ(</w:t>
      </w:r>
      <w:r w:rsidR="0040349B">
        <w:rPr>
          <w:rtl/>
        </w:rPr>
        <w:t xml:space="preserve">מספר </w:t>
      </w:r>
      <w:del w:id="6" w:author="דב כץ" w:date="2012-03-28T15:51:00Z">
        <w:r w:rsidR="0040349B" w:rsidDel="001D431A">
          <w:rPr>
            <w:rtl/>
          </w:rPr>
          <w:delText>הפקס</w:delText>
        </w:r>
      </w:del>
      <w:ins w:id="7" w:author="דב כץ" w:date="2012-03-28T15:51:00Z">
        <w:r w:rsidR="001D431A">
          <w:rPr>
            <w:rtl/>
          </w:rPr>
          <w:t>ה</w:t>
        </w:r>
        <w:r w:rsidR="001D431A">
          <w:rPr>
            <w:rFonts w:hint="cs"/>
            <w:rtl/>
          </w:rPr>
          <w:t>תיק</w:t>
        </w:r>
      </w:ins>
      <w:r w:rsidR="0040349B">
        <w:rPr>
          <w:rFonts w:hint="cs"/>
          <w:rtl/>
        </w:rPr>
        <w:t xml:space="preserve">) </w:t>
      </w:r>
      <w:r w:rsidR="000E5B69" w:rsidRPr="000E5B69">
        <w:t>T</w:t>
      </w:r>
      <w:r w:rsidR="0040349B">
        <w:t>I</w:t>
      </w:r>
      <w:r w:rsidR="000E5B69" w:rsidRPr="000E5B69">
        <w:t>K</w:t>
      </w:r>
      <w:r w:rsidR="000E5B69" w:rsidRPr="000E5B69">
        <w:rPr>
          <w:rtl/>
        </w:rPr>
        <w:t>.</w:t>
      </w:r>
    </w:p>
    <w:p w:rsidR="005D2587" w:rsidRPr="005D2587" w:rsidRDefault="005D2587" w:rsidP="00A65584">
      <w:pPr>
        <w:spacing w:line="360" w:lineRule="auto"/>
        <w:ind w:left="720"/>
        <w:jc w:val="both"/>
        <w:rPr>
          <w:rtl/>
        </w:rPr>
      </w:pPr>
    </w:p>
    <w:p w:rsidR="00627766" w:rsidRDefault="00627766" w:rsidP="00423DE6">
      <w:pPr>
        <w:pStyle w:val="Header"/>
        <w:tabs>
          <w:tab w:val="clear" w:pos="4153"/>
          <w:tab w:val="clear" w:pos="8306"/>
        </w:tabs>
        <w:spacing w:line="360" w:lineRule="auto"/>
        <w:jc w:val="both"/>
        <w:rPr>
          <w:rtl/>
        </w:rPr>
      </w:pPr>
    </w:p>
    <w:p w:rsidR="00627766" w:rsidRDefault="00627766" w:rsidP="00423DE6">
      <w:pPr>
        <w:pStyle w:val="Header"/>
        <w:tabs>
          <w:tab w:val="clear" w:pos="4153"/>
          <w:tab w:val="clear" w:pos="8306"/>
        </w:tabs>
        <w:spacing w:line="360" w:lineRule="auto"/>
        <w:jc w:val="both"/>
        <w:rPr>
          <w:rtl/>
        </w:rPr>
      </w:pPr>
    </w:p>
    <w:p w:rsidR="00CB3C48" w:rsidRDefault="004863F4" w:rsidP="00423DE6">
      <w:pPr>
        <w:pStyle w:val="Header"/>
        <w:tabs>
          <w:tab w:val="clear" w:pos="4153"/>
          <w:tab w:val="clear" w:pos="8306"/>
        </w:tabs>
        <w:spacing w:line="360" w:lineRule="auto"/>
        <w:jc w:val="both"/>
        <w:rPr>
          <w:b/>
          <w:bCs/>
          <w:rtl/>
        </w:rPr>
      </w:pPr>
      <w:r>
        <w:rPr>
          <w:b/>
          <w:bCs/>
          <w:rtl/>
        </w:rPr>
        <w:fldChar w:fldCharType="begin"/>
      </w:r>
      <w:r>
        <w:rPr>
          <w:b/>
          <w:bCs/>
          <w:rtl/>
        </w:rPr>
        <w:instrText xml:space="preserve"> </w:instrText>
      </w:r>
      <w:r>
        <w:rPr>
          <w:b/>
          <w:bCs/>
        </w:rPr>
        <w:instrText>FILENAME  \p  \* MERGEFORMAT</w:instrText>
      </w:r>
      <w:r>
        <w:rPr>
          <w:b/>
          <w:bCs/>
          <w:rtl/>
        </w:rPr>
        <w:instrText xml:space="preserve"> </w:instrText>
      </w:r>
      <w:r>
        <w:rPr>
          <w:b/>
          <w:bCs/>
          <w:rtl/>
        </w:rPr>
        <w:fldChar w:fldCharType="separate"/>
      </w:r>
      <w:r>
        <w:rPr>
          <w:b/>
          <w:bCs/>
          <w:noProof/>
        </w:rPr>
        <w:t>P:\2006\060169</w:t>
      </w:r>
      <w:r>
        <w:rPr>
          <w:b/>
          <w:bCs/>
          <w:noProof/>
          <w:rtl/>
        </w:rPr>
        <w:t xml:space="preserve">\מסמכי </w:t>
      </w:r>
      <w:r w:rsidRPr="004863F4">
        <w:rPr>
          <w:noProof/>
          <w:sz w:val="22"/>
          <w:szCs w:val="22"/>
          <w:rtl/>
        </w:rPr>
        <w:t>מחלקת</w:t>
      </w:r>
      <w:r>
        <w:rPr>
          <w:b/>
          <w:bCs/>
          <w:noProof/>
          <w:rtl/>
        </w:rPr>
        <w:t xml:space="preserve"> תצר\נוהל הקמת רקע קדסטרי אנליטי.</w:t>
      </w:r>
      <w:r>
        <w:rPr>
          <w:b/>
          <w:bCs/>
          <w:noProof/>
        </w:rPr>
        <w:t>doc</w:t>
      </w:r>
      <w:r>
        <w:rPr>
          <w:b/>
          <w:bCs/>
          <w:rtl/>
        </w:rPr>
        <w:fldChar w:fldCharType="end"/>
      </w:r>
    </w:p>
    <w:p w:rsidR="003D21A1" w:rsidRPr="00627766" w:rsidRDefault="003D21A1" w:rsidP="00423DE6">
      <w:pPr>
        <w:pStyle w:val="Header"/>
        <w:tabs>
          <w:tab w:val="clear" w:pos="4153"/>
          <w:tab w:val="clear" w:pos="8306"/>
        </w:tabs>
        <w:spacing w:line="360" w:lineRule="auto"/>
        <w:jc w:val="both"/>
        <w:rPr>
          <w:b/>
          <w:bCs/>
          <w:rtl/>
        </w:rPr>
      </w:pPr>
    </w:p>
    <w:sectPr w:rsidR="003D21A1" w:rsidRPr="00627766" w:rsidSect="0000795C">
      <w:headerReference w:type="default" r:id="rId8"/>
      <w:footerReference w:type="default" r:id="rId9"/>
      <w:endnotePr>
        <w:numFmt w:val="hebrew2"/>
      </w:endnotePr>
      <w:pgSz w:w="11906" w:h="16838" w:code="9"/>
      <w:pgMar w:top="2438" w:right="1797" w:bottom="1440" w:left="1797" w:header="340" w:footer="200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E2DA0" w:rsidRDefault="00AE2DA0">
      <w:r>
        <w:separator/>
      </w:r>
    </w:p>
  </w:endnote>
  <w:endnote w:type="continuationSeparator" w:id="0">
    <w:p w:rsidR="00AE2DA0" w:rsidRDefault="00AE2D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1FF9" w:rsidRDefault="00E31FF9" w:rsidP="00BC5223">
    <w:pPr>
      <w:pStyle w:val="Footer"/>
      <w:jc w:val="center"/>
      <w:rPr>
        <w:rtl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C07978">
      <w:rPr>
        <w:rStyle w:val="PageNumber"/>
        <w:noProof/>
        <w:rtl/>
      </w:rPr>
      <w:t>1</w:t>
    </w:r>
    <w:r>
      <w:rPr>
        <w:rStyle w:val="PageNumber"/>
      </w:rPr>
      <w:fldChar w:fldCharType="end"/>
    </w:r>
    <w:r w:rsidR="0062606C">
      <w:rPr>
        <w:noProof/>
        <w:sz w:val="20"/>
        <w:rtl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-685800</wp:posOffset>
          </wp:positionH>
          <wp:positionV relativeFrom="paragraph">
            <wp:posOffset>299085</wp:posOffset>
          </wp:positionV>
          <wp:extent cx="5957570" cy="918845"/>
          <wp:effectExtent l="0" t="0" r="5080" b="0"/>
          <wp:wrapNone/>
          <wp:docPr id="2" name="Picture 2" descr="koteret-al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koteret-al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7570" cy="9188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2606C">
      <w:rPr>
        <w:noProof/>
        <w:sz w:val="20"/>
        <w:rtl/>
      </w:rPr>
      <w:drawing>
        <wp:anchor distT="0" distB="0" distL="114300" distR="114300" simplePos="0" relativeHeight="251657216" behindDoc="1" locked="0" layoutInCell="1" allowOverlap="1">
          <wp:simplePos x="0" y="0"/>
          <wp:positionH relativeFrom="column">
            <wp:posOffset>-831850</wp:posOffset>
          </wp:positionH>
          <wp:positionV relativeFrom="paragraph">
            <wp:posOffset>13970</wp:posOffset>
          </wp:positionV>
          <wp:extent cx="6775450" cy="1074420"/>
          <wp:effectExtent l="0" t="0" r="6350" b="0"/>
          <wp:wrapNone/>
          <wp:docPr id="1" name="Picture 1" descr="DMGROUP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MGROUP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75450" cy="1074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E2DA0" w:rsidRDefault="00AE2DA0">
      <w:r>
        <w:separator/>
      </w:r>
    </w:p>
  </w:footnote>
  <w:footnote w:type="continuationSeparator" w:id="0">
    <w:p w:rsidR="00AE2DA0" w:rsidRDefault="00AE2DA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31FF9" w:rsidRDefault="0062606C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304800</wp:posOffset>
          </wp:positionH>
          <wp:positionV relativeFrom="paragraph">
            <wp:posOffset>0</wp:posOffset>
          </wp:positionV>
          <wp:extent cx="6941185" cy="1282700"/>
          <wp:effectExtent l="0" t="0" r="0" b="0"/>
          <wp:wrapNone/>
          <wp:docPr id="3" name="Picture 3" descr="DM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DM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1185" cy="1282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D44298"/>
    <w:multiLevelType w:val="multilevel"/>
    <w:tmpl w:val="0409001F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34" w:hanging="432"/>
      </w:pPr>
    </w:lvl>
    <w:lvl w:ilvl="2">
      <w:start w:val="1"/>
      <w:numFmt w:val="decimal"/>
      <w:lvlText w:val="%1.%2.%3."/>
      <w:lvlJc w:val="left"/>
      <w:pPr>
        <w:ind w:left="1366" w:hanging="504"/>
      </w:pPr>
    </w:lvl>
    <w:lvl w:ilvl="3">
      <w:start w:val="1"/>
      <w:numFmt w:val="decimal"/>
      <w:lvlText w:val="%1.%2.%3.%4."/>
      <w:lvlJc w:val="left"/>
      <w:pPr>
        <w:ind w:left="1870" w:hanging="648"/>
      </w:pPr>
    </w:lvl>
    <w:lvl w:ilvl="4">
      <w:start w:val="1"/>
      <w:numFmt w:val="decimal"/>
      <w:lvlText w:val="%1.%2.%3.%4.%5."/>
      <w:lvlJc w:val="left"/>
      <w:pPr>
        <w:ind w:left="2374" w:hanging="792"/>
      </w:pPr>
    </w:lvl>
    <w:lvl w:ilvl="5">
      <w:start w:val="1"/>
      <w:numFmt w:val="decimal"/>
      <w:lvlText w:val="%1.%2.%3.%4.%5.%6."/>
      <w:lvlJc w:val="left"/>
      <w:pPr>
        <w:ind w:left="2878" w:hanging="936"/>
      </w:pPr>
    </w:lvl>
    <w:lvl w:ilvl="6">
      <w:start w:val="1"/>
      <w:numFmt w:val="decimal"/>
      <w:lvlText w:val="%1.%2.%3.%4.%5.%6.%7."/>
      <w:lvlJc w:val="left"/>
      <w:pPr>
        <w:ind w:left="3382" w:hanging="1080"/>
      </w:pPr>
    </w:lvl>
    <w:lvl w:ilvl="7">
      <w:start w:val="1"/>
      <w:numFmt w:val="decimal"/>
      <w:lvlText w:val="%1.%2.%3.%4.%5.%6.%7.%8."/>
      <w:lvlJc w:val="left"/>
      <w:pPr>
        <w:ind w:left="3886" w:hanging="1224"/>
      </w:pPr>
    </w:lvl>
    <w:lvl w:ilvl="8">
      <w:start w:val="1"/>
      <w:numFmt w:val="decimal"/>
      <w:lvlText w:val="%1.%2.%3.%4.%5.%6.%7.%8.%9."/>
      <w:lvlJc w:val="left"/>
      <w:pPr>
        <w:ind w:left="4462" w:hanging="1440"/>
      </w:pPr>
    </w:lvl>
  </w:abstractNum>
  <w:abstractNum w:abstractNumId="1">
    <w:nsid w:val="62AA6569"/>
    <w:multiLevelType w:val="multilevel"/>
    <w:tmpl w:val="05DC0A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44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noPunctuationKerning/>
  <w:characterSpacingControl w:val="doNotCompress"/>
  <w:hdrShapeDefaults>
    <o:shapedefaults v:ext="edit" spidmax="2049" fill="f" fillcolor="white" stroke="f" strokecolor="blue">
      <v:fill color="white" on="f"/>
      <v:stroke color="blue" on="f"/>
    </o:shapedefaults>
  </w:hdrShapeDefaults>
  <w:footnotePr>
    <w:footnote w:id="-1"/>
    <w:footnote w:id="0"/>
  </w:footnotePr>
  <w:endnotePr>
    <w:numFmt w:val="hebrew2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795C"/>
    <w:rsid w:val="0000795C"/>
    <w:rsid w:val="00066E8D"/>
    <w:rsid w:val="000916E9"/>
    <w:rsid w:val="000E5B69"/>
    <w:rsid w:val="000F7834"/>
    <w:rsid w:val="001055C7"/>
    <w:rsid w:val="00161BB3"/>
    <w:rsid w:val="00183E76"/>
    <w:rsid w:val="001D431A"/>
    <w:rsid w:val="00275680"/>
    <w:rsid w:val="0028468D"/>
    <w:rsid w:val="0028480D"/>
    <w:rsid w:val="002D2C19"/>
    <w:rsid w:val="00334914"/>
    <w:rsid w:val="00390945"/>
    <w:rsid w:val="003A09DE"/>
    <w:rsid w:val="003C472D"/>
    <w:rsid w:val="003D21A1"/>
    <w:rsid w:val="003E6F30"/>
    <w:rsid w:val="003F74BD"/>
    <w:rsid w:val="0040349B"/>
    <w:rsid w:val="00423DE6"/>
    <w:rsid w:val="004863F4"/>
    <w:rsid w:val="004950A0"/>
    <w:rsid w:val="00503B76"/>
    <w:rsid w:val="00521488"/>
    <w:rsid w:val="00522F63"/>
    <w:rsid w:val="00566B07"/>
    <w:rsid w:val="00572BFD"/>
    <w:rsid w:val="005D2587"/>
    <w:rsid w:val="006163EB"/>
    <w:rsid w:val="0062606C"/>
    <w:rsid w:val="00627766"/>
    <w:rsid w:val="006905D2"/>
    <w:rsid w:val="006E4249"/>
    <w:rsid w:val="00775084"/>
    <w:rsid w:val="00826C3A"/>
    <w:rsid w:val="0083196F"/>
    <w:rsid w:val="00851818"/>
    <w:rsid w:val="008A43B7"/>
    <w:rsid w:val="008E4EE4"/>
    <w:rsid w:val="00922F2A"/>
    <w:rsid w:val="0094539B"/>
    <w:rsid w:val="009A5F49"/>
    <w:rsid w:val="009B5FD9"/>
    <w:rsid w:val="009F5C5E"/>
    <w:rsid w:val="00A26B38"/>
    <w:rsid w:val="00A65584"/>
    <w:rsid w:val="00A8175C"/>
    <w:rsid w:val="00A851BF"/>
    <w:rsid w:val="00A91316"/>
    <w:rsid w:val="00AC04BE"/>
    <w:rsid w:val="00AE2DA0"/>
    <w:rsid w:val="00AF0FFE"/>
    <w:rsid w:val="00B13517"/>
    <w:rsid w:val="00B957C0"/>
    <w:rsid w:val="00BC5223"/>
    <w:rsid w:val="00C063B6"/>
    <w:rsid w:val="00C07978"/>
    <w:rsid w:val="00C3385D"/>
    <w:rsid w:val="00C95889"/>
    <w:rsid w:val="00CB3C48"/>
    <w:rsid w:val="00D0667D"/>
    <w:rsid w:val="00D60795"/>
    <w:rsid w:val="00D94CF3"/>
    <w:rsid w:val="00E10E08"/>
    <w:rsid w:val="00E31FF9"/>
    <w:rsid w:val="00E752D0"/>
    <w:rsid w:val="00E96216"/>
    <w:rsid w:val="00F50CB9"/>
    <w:rsid w:val="00F71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 strokecolor="blue">
      <v:fill color="white" on="f"/>
      <v:stroke color="blue" on="f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rFonts w:cs="David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BC5223"/>
  </w:style>
  <w:style w:type="paragraph" w:styleId="BalloonText">
    <w:name w:val="Balloon Text"/>
    <w:basedOn w:val="Normal"/>
    <w:link w:val="BalloonTextChar"/>
    <w:uiPriority w:val="99"/>
    <w:semiHidden/>
    <w:unhideWhenUsed/>
    <w:rsid w:val="001D43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31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  <w:rPr>
      <w:rFonts w:cs="David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BC5223"/>
  </w:style>
  <w:style w:type="paragraph" w:styleId="BalloonText">
    <w:name w:val="Balloon Text"/>
    <w:basedOn w:val="Normal"/>
    <w:link w:val="BalloonTextChar"/>
    <w:uiPriority w:val="99"/>
    <w:semiHidden/>
    <w:unhideWhenUsed/>
    <w:rsid w:val="001D43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31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Titan\dm_app\shop2K\Support\Document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Document.dot</Template>
  <TotalTime>1</TotalTime>
  <Pages>1</Pages>
  <Words>456</Words>
  <Characters>2283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לכבוד:</vt:lpstr>
      <vt:lpstr>לכבוד:</vt:lpstr>
    </vt:vector>
  </TitlesOfParts>
  <Company>DataMap</Company>
  <LinksUpToDate>false</LinksUpToDate>
  <CharactersWithSpaces>2734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לכבוד:</dc:title>
  <dc:creator>שירה וייס</dc:creator>
  <cp:lastModifiedBy>דב כץ</cp:lastModifiedBy>
  <cp:revision>2</cp:revision>
  <cp:lastPrinted>2012-02-12T12:31:00Z</cp:lastPrinted>
  <dcterms:created xsi:type="dcterms:W3CDTF">2012-03-28T13:52:00Z</dcterms:created>
  <dcterms:modified xsi:type="dcterms:W3CDTF">2012-03-28T13:52:00Z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-156018115</vt:i4>
  </property>
  <property fmtid="{D5CDD505-2E9C-101B-9397-08002B2CF9AE}" pid="3" name="_EmailSubject">
    <vt:lpwstr>ניסיון1.doc</vt:lpwstr>
  </property>
  <property fmtid="{D5CDD505-2E9C-101B-9397-08002B2CF9AE}" pid="4" name="_AuthorEmail">
    <vt:lpwstr>LILACH@datamap.com</vt:lpwstr>
  </property>
  <property fmtid="{D5CDD505-2E9C-101B-9397-08002B2CF9AE}" pid="5" name="_AuthorEmailDisplayName">
    <vt:lpwstr>לילך בן-וורון</vt:lpwstr>
  </property>
  <property fmtid="{D5CDD505-2E9C-101B-9397-08002B2CF9AE}" pid="6" name="_ReviewingToolsShownOnce">
    <vt:lpwstr/>
  </property>
</Properties>
</file>