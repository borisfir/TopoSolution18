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792A" w:rsidRPr="007A3376" w:rsidRDefault="002D792A" w:rsidP="00980AD3">
      <w:pPr>
        <w:spacing w:line="360" w:lineRule="auto"/>
        <w:jc w:val="center"/>
        <w:rPr>
          <w:b/>
          <w:bCs/>
          <w:u w:val="single"/>
          <w:rtl/>
        </w:rPr>
      </w:pPr>
      <w:r w:rsidRPr="007A3376">
        <w:rPr>
          <w:rFonts w:hint="cs"/>
          <w:b/>
          <w:bCs/>
          <w:u w:val="single"/>
          <w:rtl/>
        </w:rPr>
        <w:t>נוהל שימוש ב</w:t>
      </w:r>
      <w:r w:rsidR="00BA66F1">
        <w:rPr>
          <w:rFonts w:hint="cs"/>
          <w:b/>
          <w:bCs/>
          <w:u w:val="single"/>
          <w:rtl/>
        </w:rPr>
        <w:t xml:space="preserve">תוכנת </w:t>
      </w:r>
      <w:r w:rsidRPr="007A3376">
        <w:rPr>
          <w:rFonts w:hint="cs"/>
          <w:b/>
          <w:bCs/>
          <w:u w:val="single"/>
          <w:rtl/>
        </w:rPr>
        <w:t>-</w:t>
      </w:r>
      <w:r w:rsidRPr="007A3376">
        <w:rPr>
          <w:rFonts w:hint="cs"/>
          <w:b/>
          <w:bCs/>
          <w:u w:val="single"/>
        </w:rPr>
        <w:t>GEO2000</w:t>
      </w:r>
    </w:p>
    <w:p w:rsidR="002D792A" w:rsidRDefault="002D792A" w:rsidP="00980AD3">
      <w:pPr>
        <w:spacing w:line="360" w:lineRule="auto"/>
        <w:rPr>
          <w:rtl/>
        </w:rPr>
      </w:pPr>
      <w:r>
        <w:rPr>
          <w:rFonts w:hint="cs"/>
          <w:rtl/>
        </w:rPr>
        <w:t xml:space="preserve">מטרה </w:t>
      </w:r>
      <w:r>
        <w:rPr>
          <w:rtl/>
        </w:rPr>
        <w:t>–</w:t>
      </w:r>
      <w:r>
        <w:rPr>
          <w:rFonts w:hint="cs"/>
          <w:rtl/>
        </w:rPr>
        <w:t xml:space="preserve"> נוהל זה נועד להנחות את המשתמשים בתוכנת </w:t>
      </w:r>
      <w:r>
        <w:rPr>
          <w:rFonts w:hint="cs"/>
        </w:rPr>
        <w:t>GEO2000</w:t>
      </w:r>
      <w:r>
        <w:rPr>
          <w:rFonts w:hint="cs"/>
          <w:rtl/>
        </w:rPr>
        <w:t xml:space="preserve"> בבואם לשחזר גבולות חלקות וגושים לצורכי בניית רקע </w:t>
      </w:r>
      <w:proofErr w:type="spellStart"/>
      <w:r>
        <w:rPr>
          <w:rFonts w:hint="cs"/>
          <w:rtl/>
        </w:rPr>
        <w:t>קדסטרי</w:t>
      </w:r>
      <w:proofErr w:type="spellEnd"/>
      <w:r>
        <w:rPr>
          <w:rFonts w:hint="cs"/>
          <w:rtl/>
        </w:rPr>
        <w:t xml:space="preserve"> לפרויקטים כגון </w:t>
      </w:r>
      <w:proofErr w:type="spellStart"/>
      <w:r>
        <w:rPr>
          <w:rFonts w:hint="cs"/>
          <w:rtl/>
        </w:rPr>
        <w:t>תצ"ר</w:t>
      </w:r>
      <w:proofErr w:type="spellEnd"/>
      <w:r>
        <w:rPr>
          <w:rFonts w:hint="cs"/>
          <w:rtl/>
        </w:rPr>
        <w:t xml:space="preserve">, ליווי </w:t>
      </w:r>
      <w:proofErr w:type="spellStart"/>
      <w:r>
        <w:rPr>
          <w:rFonts w:hint="cs"/>
          <w:rtl/>
        </w:rPr>
        <w:t>תב"ע</w:t>
      </w:r>
      <w:proofErr w:type="spellEnd"/>
      <w:r>
        <w:rPr>
          <w:rFonts w:hint="cs"/>
          <w:rtl/>
        </w:rPr>
        <w:t>, היתר בניה ועוד.</w:t>
      </w:r>
    </w:p>
    <w:p w:rsidR="002D792A" w:rsidRPr="00547B66" w:rsidRDefault="002D792A" w:rsidP="00980AD3">
      <w:pPr>
        <w:spacing w:line="360" w:lineRule="auto"/>
        <w:rPr>
          <w:u w:val="single"/>
          <w:rtl/>
        </w:rPr>
      </w:pPr>
      <w:r w:rsidRPr="00547B66">
        <w:rPr>
          <w:rFonts w:hint="cs"/>
          <w:u w:val="single"/>
          <w:rtl/>
        </w:rPr>
        <w:t xml:space="preserve">העקרונות המנחים לשימוש בתוכנה </w:t>
      </w:r>
      <w:r w:rsidRPr="00547B66">
        <w:rPr>
          <w:u w:val="single"/>
          <w:rtl/>
        </w:rPr>
        <w:t>–</w:t>
      </w:r>
      <w:r w:rsidRPr="00547B66">
        <w:rPr>
          <w:rFonts w:hint="cs"/>
          <w:u w:val="single"/>
          <w:rtl/>
        </w:rPr>
        <w:t xml:space="preserve"> </w:t>
      </w:r>
    </w:p>
    <w:p w:rsidR="002D792A" w:rsidRDefault="002D792A" w:rsidP="00980AD3">
      <w:pPr>
        <w:pStyle w:val="a8"/>
        <w:numPr>
          <w:ilvl w:val="0"/>
          <w:numId w:val="1"/>
        </w:numPr>
        <w:spacing w:line="360" w:lineRule="auto"/>
      </w:pPr>
      <w:r>
        <w:rPr>
          <w:rFonts w:hint="cs"/>
          <w:rtl/>
        </w:rPr>
        <w:t xml:space="preserve">אחדות - כל פרויקט </w:t>
      </w:r>
      <w:ins w:id="0" w:author="dov" w:date="2012-04-21T10:23:00Z">
        <w:r w:rsidR="008A00E4">
          <w:rPr>
            <w:rFonts w:hint="cs"/>
            <w:rtl/>
          </w:rPr>
          <w:t>או כל משפחת נתונים ("מקבץ")</w:t>
        </w:r>
      </w:ins>
      <w:ins w:id="1" w:author="dov" w:date="2012-04-21T10:25:00Z">
        <w:r w:rsidR="000A1A31">
          <w:rPr>
            <w:rFonts w:hint="cs"/>
            <w:rtl/>
          </w:rPr>
          <w:t xml:space="preserve"> או כל גוש רישום</w:t>
        </w:r>
      </w:ins>
      <w:ins w:id="2" w:author="dov" w:date="2012-04-21T10:23:00Z">
        <w:r w:rsidR="008A00E4">
          <w:rPr>
            <w:rFonts w:hint="cs"/>
            <w:rtl/>
          </w:rPr>
          <w:t xml:space="preserve"> </w:t>
        </w:r>
      </w:ins>
      <w:r>
        <w:rPr>
          <w:rFonts w:hint="cs"/>
          <w:rtl/>
        </w:rPr>
        <w:t xml:space="preserve">ייבנה על ידי קובץ </w:t>
      </w:r>
      <w:r>
        <w:rPr>
          <w:rFonts w:hint="cs"/>
        </w:rPr>
        <w:t>GEO</w:t>
      </w:r>
      <w:r>
        <w:rPr>
          <w:rFonts w:hint="cs"/>
          <w:rtl/>
        </w:rPr>
        <w:t xml:space="preserve"> אחד</w:t>
      </w:r>
      <w:ins w:id="3" w:author="dov" w:date="2012-04-21T10:24:00Z">
        <w:r w:rsidR="008A00E4">
          <w:rPr>
            <w:rFonts w:hint="cs"/>
            <w:rtl/>
          </w:rPr>
          <w:t xml:space="preserve"> וזאת על פי שיקול דעת מנהל/ת הפרויקט</w:t>
        </w:r>
      </w:ins>
      <w:del w:id="4" w:author="dov" w:date="2012-04-21T10:24:00Z">
        <w:r w:rsidDel="008A00E4">
          <w:rPr>
            <w:rFonts w:hint="cs"/>
            <w:rtl/>
          </w:rPr>
          <w:delText>.</w:delText>
        </w:r>
      </w:del>
    </w:p>
    <w:p w:rsidR="002D792A" w:rsidRDefault="002D792A" w:rsidP="00980AD3">
      <w:pPr>
        <w:pStyle w:val="a8"/>
        <w:numPr>
          <w:ilvl w:val="0"/>
          <w:numId w:val="1"/>
        </w:numPr>
        <w:spacing w:line="360" w:lineRule="auto"/>
      </w:pPr>
      <w:r>
        <w:rPr>
          <w:rFonts w:hint="cs"/>
          <w:rtl/>
        </w:rPr>
        <w:t>אחידות - כל ההגדרות הגיאומטריות, החישובים, העיבודים, בניית החזיתות והשטחים וכד' ייעשו בתכנת ה-</w:t>
      </w:r>
      <w:r>
        <w:rPr>
          <w:rFonts w:hint="cs"/>
        </w:rPr>
        <w:t>GEO2000</w:t>
      </w:r>
      <w:r>
        <w:rPr>
          <w:rFonts w:hint="cs"/>
          <w:rtl/>
        </w:rPr>
        <w:t xml:space="preserve"> ומשם יועברו לתוכנת ה</w:t>
      </w:r>
      <w:r w:rsidR="00EC4228">
        <w:rPr>
          <w:rFonts w:hint="cs"/>
          <w:rtl/>
        </w:rPr>
        <w:t>-</w:t>
      </w:r>
      <w:r w:rsidR="00EF384D">
        <w:rPr>
          <w:rFonts w:hint="cs"/>
        </w:rPr>
        <w:t>AUTOCAD</w:t>
      </w:r>
      <w:r>
        <w:rPr>
          <w:rFonts w:hint="cs"/>
          <w:rtl/>
        </w:rPr>
        <w:t>.</w:t>
      </w:r>
      <w:ins w:id="5" w:author="dov" w:date="2012-04-21T10:28:00Z">
        <w:r w:rsidR="000A1A31">
          <w:rPr>
            <w:rFonts w:hint="cs"/>
            <w:rtl/>
          </w:rPr>
          <w:t xml:space="preserve"> שילוב </w:t>
        </w:r>
      </w:ins>
      <w:ins w:id="6" w:author="dov" w:date="2012-04-21T10:29:00Z">
        <w:r w:rsidR="000A1A31">
          <w:rPr>
            <w:rFonts w:hint="cs"/>
            <w:rtl/>
          </w:rPr>
          <w:t>נתוני דיגיטציה דרך תוכנת ה-</w:t>
        </w:r>
        <w:r w:rsidR="000A1A31">
          <w:rPr>
            <w:rFonts w:hint="cs"/>
          </w:rPr>
          <w:t>GEO2000</w:t>
        </w:r>
        <w:r w:rsidR="000A1A31">
          <w:rPr>
            <w:rFonts w:hint="cs"/>
            <w:rtl/>
          </w:rPr>
          <w:t xml:space="preserve"> או דרך תוכנת ה-</w:t>
        </w:r>
      </w:ins>
      <w:ins w:id="7" w:author="dov" w:date="2012-04-21T10:30:00Z">
        <w:r w:rsidR="000A1A31">
          <w:rPr>
            <w:rFonts w:hint="cs"/>
          </w:rPr>
          <w:t>AUTOCAD</w:t>
        </w:r>
        <w:r w:rsidR="000A1A31">
          <w:rPr>
            <w:rFonts w:hint="cs"/>
            <w:rtl/>
          </w:rPr>
          <w:t xml:space="preserve"> </w:t>
        </w:r>
      </w:ins>
      <w:ins w:id="8" w:author="dov" w:date="2012-04-21T10:29:00Z">
        <w:r w:rsidR="000A1A31">
          <w:rPr>
            <w:rFonts w:hint="cs"/>
            <w:rtl/>
          </w:rPr>
          <w:t xml:space="preserve">יהיה על פי שיקול </w:t>
        </w:r>
      </w:ins>
      <w:ins w:id="9" w:author="dov" w:date="2012-04-21T10:30:00Z">
        <w:r w:rsidR="000A1A31">
          <w:rPr>
            <w:rFonts w:hint="cs"/>
            <w:rtl/>
          </w:rPr>
          <w:t xml:space="preserve">דעת </w:t>
        </w:r>
      </w:ins>
      <w:ins w:id="10" w:author="dov" w:date="2012-04-21T10:29:00Z">
        <w:r w:rsidR="000A1A31">
          <w:rPr>
            <w:rFonts w:hint="cs"/>
            <w:rtl/>
          </w:rPr>
          <w:t>מנהל</w:t>
        </w:r>
      </w:ins>
      <w:ins w:id="11" w:author="dov" w:date="2012-04-21T10:30:00Z">
        <w:r w:rsidR="000A1A31">
          <w:rPr>
            <w:rFonts w:hint="cs"/>
            <w:rtl/>
          </w:rPr>
          <w:t>/ת</w:t>
        </w:r>
      </w:ins>
      <w:ins w:id="12" w:author="dov" w:date="2012-04-21T10:29:00Z">
        <w:r w:rsidR="000A1A31">
          <w:rPr>
            <w:rFonts w:hint="cs"/>
            <w:rtl/>
          </w:rPr>
          <w:t xml:space="preserve"> הפרויקט</w:t>
        </w:r>
      </w:ins>
      <w:ins w:id="13" w:author="dov" w:date="2012-04-21T10:30:00Z">
        <w:r w:rsidR="000A1A31">
          <w:rPr>
            <w:rFonts w:hint="cs"/>
            <w:rtl/>
          </w:rPr>
          <w:t>.</w:t>
        </w:r>
      </w:ins>
    </w:p>
    <w:p w:rsidR="002D792A" w:rsidRDefault="002D792A" w:rsidP="00980AD3">
      <w:pPr>
        <w:pStyle w:val="a8"/>
        <w:numPr>
          <w:ilvl w:val="0"/>
          <w:numId w:val="1"/>
        </w:numPr>
        <w:spacing w:line="360" w:lineRule="auto"/>
      </w:pPr>
      <w:r>
        <w:rPr>
          <w:rFonts w:hint="cs"/>
          <w:rtl/>
        </w:rPr>
        <w:t xml:space="preserve">תיעוד - יש לתעד כל שימוש בחומר ביסוס, להסביר שיקולים להחלטות שנעשו וכד. במקביל לבניית התכנית ולהרצתה יש להכין מסמך של אופן שחזור גבולות שם יהיה פירוט חומר הביסוס, איזה חלקות נוצרו מאיזה חומר ביסוס, שיקולים, בעיות, החלטות וכד'. </w:t>
      </w:r>
    </w:p>
    <w:p w:rsidR="002D792A" w:rsidRDefault="002D792A" w:rsidP="00C31984">
      <w:pPr>
        <w:pStyle w:val="a8"/>
        <w:numPr>
          <w:ilvl w:val="0"/>
          <w:numId w:val="1"/>
        </w:numPr>
        <w:spacing w:line="360" w:lineRule="auto"/>
        <w:pPrChange w:id="14" w:author="dov" w:date="2012-04-21T10:59:00Z">
          <w:pPr>
            <w:pStyle w:val="a8"/>
            <w:numPr>
              <w:numId w:val="1"/>
            </w:numPr>
            <w:spacing w:line="360" w:lineRule="auto"/>
            <w:ind w:hanging="360"/>
          </w:pPr>
        </w:pPrChange>
      </w:pPr>
      <w:r>
        <w:rPr>
          <w:rFonts w:hint="cs"/>
          <w:rtl/>
        </w:rPr>
        <w:t xml:space="preserve">ביקורות </w:t>
      </w:r>
      <w:r>
        <w:rPr>
          <w:rtl/>
        </w:rPr>
        <w:t>–</w:t>
      </w:r>
      <w:r>
        <w:rPr>
          <w:rFonts w:hint="cs"/>
          <w:rtl/>
        </w:rPr>
        <w:t xml:space="preserve"> יש לבקר את התוצאות על ידי שימוש במרחקים מדודים (שהם לא חזיתות) הנמצאים על גבי תוכניות. יש להגדיר את כל קווי המדידה שהוגדרו בתכנית.</w:t>
      </w:r>
      <w:ins w:id="15" w:author="dov" w:date="2012-04-21T10:59:00Z">
        <w:r w:rsidR="00C31984">
          <w:rPr>
            <w:rFonts w:hint="cs"/>
            <w:rtl/>
          </w:rPr>
          <w:t xml:space="preserve"> במקרה של מדידת פרטים מקוריים יש לבדוק את המידות המחושבות של הפרטים </w:t>
        </w:r>
      </w:ins>
      <w:ins w:id="16" w:author="dov" w:date="2012-04-21T11:00:00Z">
        <w:r w:rsidR="00346660">
          <w:rPr>
            <w:rFonts w:hint="cs"/>
            <w:rtl/>
          </w:rPr>
          <w:t xml:space="preserve">(למשל אורך קיר) </w:t>
        </w:r>
      </w:ins>
      <w:ins w:id="17" w:author="dov" w:date="2012-04-21T10:59:00Z">
        <w:r w:rsidR="00C31984">
          <w:rPr>
            <w:rFonts w:hint="cs"/>
            <w:rtl/>
          </w:rPr>
          <w:t>מול המידות המדודות שלהם.</w:t>
        </w:r>
      </w:ins>
    </w:p>
    <w:p w:rsidR="002D792A" w:rsidRDefault="002D792A" w:rsidP="00980AD3">
      <w:pPr>
        <w:pStyle w:val="a8"/>
        <w:numPr>
          <w:ilvl w:val="0"/>
          <w:numId w:val="1"/>
        </w:numPr>
        <w:spacing w:line="360" w:lineRule="auto"/>
      </w:pPr>
      <w:r>
        <w:rPr>
          <w:rFonts w:hint="cs"/>
          <w:rtl/>
        </w:rPr>
        <w:t xml:space="preserve">תקן </w:t>
      </w:r>
      <w:r>
        <w:rPr>
          <w:rtl/>
        </w:rPr>
        <w:t>–</w:t>
      </w:r>
      <w:r>
        <w:rPr>
          <w:rFonts w:hint="cs"/>
          <w:rtl/>
        </w:rPr>
        <w:t xml:space="preserve"> יש לבנות את האלמנטים בתוכנת ה-</w:t>
      </w:r>
      <w:r>
        <w:rPr>
          <w:rFonts w:hint="cs"/>
        </w:rPr>
        <w:t>GEO</w:t>
      </w:r>
      <w:r>
        <w:rPr>
          <w:rFonts w:hint="cs"/>
          <w:rtl/>
        </w:rPr>
        <w:t xml:space="preserve"> כך שבעת המעבר לתוכנת ה</w:t>
      </w:r>
      <w:r w:rsidR="00EC4228">
        <w:rPr>
          <w:rFonts w:hint="cs"/>
          <w:rtl/>
        </w:rPr>
        <w:t>-</w:t>
      </w:r>
      <w:r w:rsidR="00EF384D">
        <w:rPr>
          <w:rFonts w:hint="cs"/>
        </w:rPr>
        <w:t>AUTOCAD</w:t>
      </w:r>
      <w:r>
        <w:rPr>
          <w:rFonts w:hint="cs"/>
          <w:rtl/>
        </w:rPr>
        <w:t xml:space="preserve"> ייבנו הבלוקים ושאר האלמנטים לפי התקנים הנדרשים. </w:t>
      </w:r>
    </w:p>
    <w:p w:rsidR="002D792A" w:rsidRDefault="002D792A" w:rsidP="00980AD3">
      <w:pPr>
        <w:spacing w:line="360" w:lineRule="auto"/>
        <w:rPr>
          <w:rtl/>
        </w:rPr>
      </w:pPr>
      <w:r w:rsidRPr="00547B66">
        <w:rPr>
          <w:rFonts w:hint="cs"/>
          <w:u w:val="single"/>
          <w:rtl/>
        </w:rPr>
        <w:t>מיקומי קבצים</w:t>
      </w:r>
      <w:r>
        <w:rPr>
          <w:rFonts w:hint="cs"/>
          <w:rtl/>
        </w:rPr>
        <w:t xml:space="preserve"> </w:t>
      </w:r>
      <w:r>
        <w:rPr>
          <w:rtl/>
        </w:rPr>
        <w:t>–</w:t>
      </w:r>
      <w:r>
        <w:rPr>
          <w:rFonts w:hint="cs"/>
          <w:rtl/>
        </w:rPr>
        <w:t xml:space="preserve"> עבור כל פרויקט</w:t>
      </w:r>
      <w:r w:rsidR="002C6CDA">
        <w:rPr>
          <w:rFonts w:hint="cs"/>
          <w:rtl/>
        </w:rPr>
        <w:t xml:space="preserve"> שמספרו</w:t>
      </w:r>
      <w:r>
        <w:rPr>
          <w:rFonts w:hint="cs"/>
          <w:rtl/>
        </w:rPr>
        <w:t xml:space="preserve"> </w:t>
      </w:r>
      <w:r w:rsidRPr="001C34C8">
        <w:rPr>
          <w:rFonts w:hint="cs"/>
          <w:b/>
          <w:bCs/>
          <w:u w:val="single"/>
        </w:rPr>
        <w:t>YYXXXX</w:t>
      </w:r>
      <w:r>
        <w:rPr>
          <w:rFonts w:hint="cs"/>
          <w:rtl/>
        </w:rPr>
        <w:t xml:space="preserve"> ייבנו התיקיות הבאות בהיררכיה הבאה:</w:t>
      </w:r>
    </w:p>
    <w:p w:rsidR="002D792A" w:rsidRDefault="002D792A" w:rsidP="00980AD3">
      <w:pPr>
        <w:pStyle w:val="a8"/>
        <w:numPr>
          <w:ilvl w:val="0"/>
          <w:numId w:val="2"/>
        </w:numPr>
        <w:spacing w:line="360" w:lineRule="auto"/>
      </w:pPr>
      <w:r>
        <w:rPr>
          <w:rFonts w:hint="cs"/>
          <w:rtl/>
        </w:rPr>
        <w:t xml:space="preserve">שנה  - </w:t>
      </w:r>
      <w:r>
        <w:t>20YY</w:t>
      </w:r>
      <w:r w:rsidR="00EC4228">
        <w:rPr>
          <w:rFonts w:hint="cs"/>
          <w:rtl/>
        </w:rPr>
        <w:t xml:space="preserve"> (או </w:t>
      </w:r>
      <w:r w:rsidR="00EC4228">
        <w:t>19YY</w:t>
      </w:r>
      <w:r w:rsidR="00EC4228">
        <w:rPr>
          <w:rFonts w:hint="cs"/>
          <w:rtl/>
        </w:rPr>
        <w:t xml:space="preserve"> במקרה של המשך פרויקט מלפני שנת 2000)</w:t>
      </w:r>
    </w:p>
    <w:p w:rsidR="002D792A" w:rsidRDefault="002D792A" w:rsidP="00980AD3">
      <w:pPr>
        <w:pStyle w:val="a8"/>
        <w:numPr>
          <w:ilvl w:val="1"/>
          <w:numId w:val="2"/>
        </w:numPr>
        <w:spacing w:line="360" w:lineRule="auto"/>
      </w:pPr>
      <w:r>
        <w:rPr>
          <w:rFonts w:hint="cs"/>
          <w:rtl/>
        </w:rPr>
        <w:t xml:space="preserve">מספר פרויקט </w:t>
      </w:r>
      <w:r>
        <w:rPr>
          <w:rtl/>
        </w:rPr>
        <w:t>–</w:t>
      </w:r>
      <w:r>
        <w:rPr>
          <w:rFonts w:hint="cs"/>
          <w:rtl/>
        </w:rPr>
        <w:t xml:space="preserve"> </w:t>
      </w:r>
      <w:r>
        <w:t>YYXXXX</w:t>
      </w:r>
    </w:p>
    <w:p w:rsidR="002D792A" w:rsidRDefault="002D792A" w:rsidP="00980AD3">
      <w:pPr>
        <w:pStyle w:val="a8"/>
        <w:numPr>
          <w:ilvl w:val="2"/>
          <w:numId w:val="2"/>
        </w:numPr>
        <w:spacing w:line="360" w:lineRule="auto"/>
      </w:pPr>
      <w:r>
        <w:t>REGISTER</w:t>
      </w:r>
    </w:p>
    <w:p w:rsidR="002D792A" w:rsidRDefault="002D792A" w:rsidP="00980AD3">
      <w:pPr>
        <w:pStyle w:val="a8"/>
        <w:numPr>
          <w:ilvl w:val="3"/>
          <w:numId w:val="2"/>
        </w:numPr>
        <w:spacing w:line="360" w:lineRule="auto"/>
      </w:pPr>
      <w:r>
        <w:t>KAD_ANLT</w:t>
      </w:r>
    </w:p>
    <w:p w:rsidR="002C6CDA" w:rsidRDefault="002C6CDA" w:rsidP="00980AD3">
      <w:pPr>
        <w:pStyle w:val="a8"/>
        <w:numPr>
          <w:ilvl w:val="4"/>
          <w:numId w:val="2"/>
        </w:numPr>
        <w:spacing w:line="360" w:lineRule="auto"/>
        <w:rPr>
          <w:ins w:id="18" w:author="dov" w:date="2012-04-21T10:25:00Z"/>
          <w:rFonts w:hint="cs"/>
        </w:rPr>
      </w:pPr>
      <w:r>
        <w:rPr>
          <w:rFonts w:hint="cs"/>
        </w:rPr>
        <w:t>FOR TAZAR / NOT FOR TAZAR</w:t>
      </w:r>
      <w:r>
        <w:rPr>
          <w:rFonts w:hint="cs"/>
          <w:rtl/>
        </w:rPr>
        <w:t>: לפי מטרת הפרויקט</w:t>
      </w:r>
    </w:p>
    <w:p w:rsidR="000A1A31" w:rsidRDefault="000A1A31" w:rsidP="000A1A31">
      <w:pPr>
        <w:pStyle w:val="a8"/>
        <w:numPr>
          <w:ilvl w:val="5"/>
          <w:numId w:val="2"/>
        </w:numPr>
        <w:spacing w:line="360" w:lineRule="auto"/>
        <w:pPrChange w:id="19" w:author="dov" w:date="2012-04-21T10:25:00Z">
          <w:pPr>
            <w:pStyle w:val="a8"/>
            <w:numPr>
              <w:ilvl w:val="4"/>
              <w:numId w:val="2"/>
            </w:numPr>
            <w:spacing w:line="360" w:lineRule="auto"/>
            <w:ind w:left="2232" w:hanging="792"/>
          </w:pPr>
        </w:pPrChange>
      </w:pPr>
      <w:ins w:id="20" w:author="dov" w:date="2012-04-21T10:26:00Z">
        <w:r>
          <w:rPr>
            <w:rFonts w:hint="cs"/>
            <w:rtl/>
          </w:rPr>
          <w:t>מספר מקבץ / מספר גוש</w:t>
        </w:r>
      </w:ins>
    </w:p>
    <w:p w:rsidR="002D792A" w:rsidRDefault="002D792A" w:rsidP="000A1A31">
      <w:pPr>
        <w:pStyle w:val="a8"/>
        <w:numPr>
          <w:ilvl w:val="6"/>
          <w:numId w:val="2"/>
        </w:numPr>
        <w:spacing w:line="360" w:lineRule="auto"/>
        <w:pPrChange w:id="21" w:author="dov" w:date="2012-04-21T10:26:00Z">
          <w:pPr>
            <w:pStyle w:val="a8"/>
            <w:numPr>
              <w:ilvl w:val="4"/>
              <w:numId w:val="2"/>
            </w:numPr>
            <w:spacing w:line="360" w:lineRule="auto"/>
            <w:ind w:left="2232" w:hanging="792"/>
          </w:pPr>
        </w:pPrChange>
      </w:pPr>
      <w:r>
        <w:t>PRE_HATM</w:t>
      </w:r>
    </w:p>
    <w:p w:rsidR="002D792A" w:rsidRDefault="002D792A" w:rsidP="000A1A31">
      <w:pPr>
        <w:pStyle w:val="a8"/>
        <w:numPr>
          <w:ilvl w:val="6"/>
          <w:numId w:val="2"/>
        </w:numPr>
        <w:spacing w:line="360" w:lineRule="auto"/>
        <w:pPrChange w:id="22" w:author="dov" w:date="2012-04-21T10:26:00Z">
          <w:pPr>
            <w:pStyle w:val="a8"/>
            <w:numPr>
              <w:ilvl w:val="4"/>
              <w:numId w:val="2"/>
            </w:numPr>
            <w:spacing w:line="360" w:lineRule="auto"/>
            <w:ind w:left="2232" w:hanging="792"/>
          </w:pPr>
        </w:pPrChange>
      </w:pPr>
      <w:r>
        <w:t>POS_HATM</w:t>
      </w:r>
    </w:p>
    <w:p w:rsidR="002D792A" w:rsidRDefault="002D792A" w:rsidP="000A1A31">
      <w:pPr>
        <w:pStyle w:val="a8"/>
        <w:numPr>
          <w:ilvl w:val="6"/>
          <w:numId w:val="2"/>
        </w:numPr>
        <w:spacing w:line="360" w:lineRule="auto"/>
        <w:pPrChange w:id="23" w:author="dov" w:date="2012-04-21T10:26:00Z">
          <w:pPr>
            <w:pStyle w:val="a8"/>
            <w:numPr>
              <w:ilvl w:val="4"/>
              <w:numId w:val="2"/>
            </w:numPr>
            <w:spacing w:line="360" w:lineRule="auto"/>
            <w:ind w:left="2232" w:hanging="792"/>
          </w:pPr>
        </w:pPrChange>
      </w:pPr>
      <w:r>
        <w:t>HATMARA</w:t>
      </w:r>
    </w:p>
    <w:p w:rsidR="002D792A" w:rsidRDefault="002D792A" w:rsidP="00980AD3">
      <w:pPr>
        <w:spacing w:line="360" w:lineRule="auto"/>
        <w:rPr>
          <w:rtl/>
        </w:rPr>
      </w:pPr>
      <w:r w:rsidRPr="00547B66">
        <w:rPr>
          <w:rFonts w:hint="cs"/>
          <w:u w:val="single"/>
          <w:rtl/>
        </w:rPr>
        <w:t xml:space="preserve">מבנה תכנית </w:t>
      </w:r>
      <w:r w:rsidRPr="00547B66">
        <w:rPr>
          <w:rFonts w:hint="cs"/>
          <w:u w:val="single"/>
        </w:rPr>
        <w:t>GEO</w:t>
      </w:r>
      <w:r>
        <w:rPr>
          <w:rFonts w:hint="cs"/>
          <w:rtl/>
        </w:rPr>
        <w:t xml:space="preserve"> (מצ"ב דוגמת תכנית שלדית, לא חייב</w:t>
      </w:r>
      <w:r w:rsidR="002C6CDA">
        <w:rPr>
          <w:rFonts w:hint="cs"/>
          <w:rtl/>
        </w:rPr>
        <w:t>ת</w:t>
      </w:r>
      <w:r>
        <w:rPr>
          <w:rFonts w:hint="cs"/>
          <w:rtl/>
        </w:rPr>
        <w:t xml:space="preserve"> להיות מיוש</w:t>
      </w:r>
      <w:r w:rsidR="002C6CDA">
        <w:rPr>
          <w:rFonts w:hint="cs"/>
          <w:rtl/>
        </w:rPr>
        <w:t>מת</w:t>
      </w:r>
      <w:r>
        <w:rPr>
          <w:rFonts w:hint="cs"/>
          <w:rtl/>
        </w:rPr>
        <w:t xml:space="preserve"> במלוא</w:t>
      </w:r>
      <w:r w:rsidR="002C6CDA">
        <w:rPr>
          <w:rFonts w:hint="cs"/>
          <w:rtl/>
        </w:rPr>
        <w:t>ה</w:t>
      </w:r>
      <w:r>
        <w:rPr>
          <w:rFonts w:hint="cs"/>
          <w:rtl/>
        </w:rPr>
        <w:t>)</w:t>
      </w:r>
    </w:p>
    <w:p w:rsidR="002D792A" w:rsidRDefault="002D792A" w:rsidP="00100D1B">
      <w:pPr>
        <w:pStyle w:val="a8"/>
        <w:numPr>
          <w:ilvl w:val="0"/>
          <w:numId w:val="9"/>
        </w:numPr>
        <w:spacing w:line="360" w:lineRule="auto"/>
        <w:pPrChange w:id="24" w:author="dov" w:date="2012-04-21T11:01:00Z">
          <w:pPr>
            <w:pStyle w:val="a8"/>
            <w:numPr>
              <w:numId w:val="9"/>
            </w:numPr>
            <w:spacing w:line="360" w:lineRule="auto"/>
            <w:ind w:hanging="360"/>
          </w:pPr>
        </w:pPrChange>
      </w:pPr>
      <w:r>
        <w:rPr>
          <w:rFonts w:hint="cs"/>
          <w:rtl/>
        </w:rPr>
        <w:t>הגדר</w:t>
      </w:r>
      <w:ins w:id="25" w:author="dov" w:date="2012-04-21T10:27:00Z">
        <w:r w:rsidR="000A1A31">
          <w:rPr>
            <w:rFonts w:hint="cs"/>
            <w:rtl/>
          </w:rPr>
          <w:t>ו</w:t>
        </w:r>
      </w:ins>
      <w:r>
        <w:rPr>
          <w:rFonts w:hint="cs"/>
          <w:rtl/>
        </w:rPr>
        <w:t xml:space="preserve">ת </w:t>
      </w:r>
      <w:del w:id="26" w:author="dov" w:date="2012-04-21T10:26:00Z">
        <w:r w:rsidDel="000A1A31">
          <w:rPr>
            <w:rFonts w:hint="cs"/>
            <w:rtl/>
          </w:rPr>
          <w:delText>פרמטרים</w:delText>
        </w:r>
      </w:del>
      <w:ins w:id="27" w:author="dov" w:date="2012-04-21T10:27:00Z">
        <w:r w:rsidR="000A1A31">
          <w:rPr>
            <w:rFonts w:hint="cs"/>
            <w:rtl/>
          </w:rPr>
          <w:t xml:space="preserve"> של נקודות (למשל על ידי פקודת </w:t>
        </w:r>
        <w:r w:rsidR="000A1A31">
          <w:rPr>
            <w:rFonts w:hint="cs"/>
          </w:rPr>
          <w:t>LOAD</w:t>
        </w:r>
        <w:r w:rsidR="000A1A31">
          <w:rPr>
            <w:rFonts w:hint="cs"/>
            <w:rtl/>
          </w:rPr>
          <w:t xml:space="preserve"> או פקודת </w:t>
        </w:r>
        <w:r w:rsidR="000A1A31">
          <w:rPr>
            <w:rFonts w:hint="cs"/>
          </w:rPr>
          <w:t>POINT</w:t>
        </w:r>
        <w:r w:rsidR="000A1A31">
          <w:rPr>
            <w:rFonts w:hint="cs"/>
            <w:rtl/>
          </w:rPr>
          <w:t xml:space="preserve">) מנתוני מפ"י או תיקי חישובים </w:t>
        </w:r>
      </w:ins>
      <w:ins w:id="28" w:author="dov" w:date="2012-04-21T10:58:00Z">
        <w:r w:rsidR="00020D16">
          <w:rPr>
            <w:rFonts w:hint="cs"/>
            <w:rtl/>
          </w:rPr>
          <w:t>או מנתוני מדידה.</w:t>
        </w:r>
      </w:ins>
    </w:p>
    <w:p w:rsidR="002D792A" w:rsidRDefault="002C6CDA" w:rsidP="00100D1B">
      <w:pPr>
        <w:pStyle w:val="a8"/>
        <w:numPr>
          <w:ilvl w:val="0"/>
          <w:numId w:val="9"/>
        </w:numPr>
        <w:spacing w:line="360" w:lineRule="auto"/>
        <w:pPrChange w:id="29" w:author="dov" w:date="2012-04-21T11:02:00Z">
          <w:pPr>
            <w:pStyle w:val="a8"/>
            <w:numPr>
              <w:numId w:val="9"/>
            </w:numPr>
            <w:spacing w:line="360" w:lineRule="auto"/>
            <w:ind w:hanging="360"/>
          </w:pPr>
        </w:pPrChange>
      </w:pPr>
      <w:del w:id="30" w:author="dov" w:date="2012-04-21T10:27:00Z">
        <w:r w:rsidDel="000A1A31">
          <w:rPr>
            <w:rFonts w:hint="cs"/>
            <w:rtl/>
          </w:rPr>
          <w:delText>נתונים ו</w:delText>
        </w:r>
      </w:del>
      <w:r w:rsidR="002D792A">
        <w:rPr>
          <w:rFonts w:hint="cs"/>
          <w:rtl/>
        </w:rPr>
        <w:t>חישוב</w:t>
      </w:r>
      <w:r>
        <w:rPr>
          <w:rFonts w:hint="cs"/>
          <w:rtl/>
        </w:rPr>
        <w:t>ים</w:t>
      </w:r>
      <w:r w:rsidR="002D792A">
        <w:rPr>
          <w:rFonts w:hint="cs"/>
          <w:rtl/>
        </w:rPr>
        <w:t xml:space="preserve"> </w:t>
      </w:r>
      <w:del w:id="31" w:author="dov" w:date="2012-04-21T10:27:00Z">
        <w:r w:rsidR="002D792A" w:rsidDel="000A1A31">
          <w:rPr>
            <w:rFonts w:hint="cs"/>
            <w:rtl/>
          </w:rPr>
          <w:delText>ברשת ישנה</w:delText>
        </w:r>
      </w:del>
      <w:ins w:id="32" w:author="dov" w:date="2012-04-21T11:01:00Z">
        <w:r w:rsidR="00100D1B">
          <w:rPr>
            <w:rFonts w:hint="cs"/>
            <w:rtl/>
          </w:rPr>
          <w:t xml:space="preserve"> של נקודות </w:t>
        </w:r>
      </w:ins>
      <w:ins w:id="33" w:author="dov" w:date="2012-04-21T11:02:00Z">
        <w:r w:rsidR="00100D1B">
          <w:rPr>
            <w:rFonts w:hint="cs"/>
            <w:rtl/>
          </w:rPr>
          <w:t>(</w:t>
        </w:r>
      </w:ins>
      <w:ins w:id="34" w:author="dov" w:date="2012-04-21T11:01:00Z">
        <w:r w:rsidR="00100D1B">
          <w:rPr>
            <w:rFonts w:hint="cs"/>
            <w:rtl/>
          </w:rPr>
          <w:t>מתוך</w:t>
        </w:r>
      </w:ins>
      <w:ins w:id="35" w:author="dov" w:date="2012-04-21T10:27:00Z">
        <w:r w:rsidR="000A1A31">
          <w:rPr>
            <w:rFonts w:hint="cs"/>
            <w:rtl/>
          </w:rPr>
          <w:t xml:space="preserve"> </w:t>
        </w:r>
      </w:ins>
      <w:ins w:id="36" w:author="dov" w:date="2012-04-21T10:28:00Z">
        <w:r w:rsidR="000A1A31">
          <w:rPr>
            <w:rFonts w:hint="cs"/>
            <w:rtl/>
          </w:rPr>
          <w:t>פנקסי שדה למשל</w:t>
        </w:r>
      </w:ins>
      <w:ins w:id="37" w:author="dov" w:date="2012-04-21T11:02:00Z">
        <w:r w:rsidR="00100D1B">
          <w:rPr>
            <w:rFonts w:hint="cs"/>
            <w:rtl/>
          </w:rPr>
          <w:t>) תוך שימוש בפקודות של התוכנה</w:t>
        </w:r>
      </w:ins>
      <w:ins w:id="38" w:author="dov" w:date="2012-04-21T10:32:00Z">
        <w:r w:rsidR="00990B31">
          <w:rPr>
            <w:rFonts w:hint="cs"/>
            <w:rtl/>
          </w:rPr>
          <w:t xml:space="preserve"> (פקודות נפוצות </w:t>
        </w:r>
      </w:ins>
      <w:ins w:id="39" w:author="dov" w:date="2012-04-21T10:33:00Z">
        <w:r w:rsidR="00990B31">
          <w:rPr>
            <w:rtl/>
          </w:rPr>
          <w:t>–</w:t>
        </w:r>
      </w:ins>
      <w:ins w:id="40" w:author="dov" w:date="2012-04-21T10:32:00Z">
        <w:r w:rsidR="00990B31">
          <w:rPr>
            <w:rFonts w:hint="cs"/>
            <w:rtl/>
          </w:rPr>
          <w:t xml:space="preserve"> </w:t>
        </w:r>
      </w:ins>
      <w:ins w:id="41" w:author="dov" w:date="2012-04-21T10:33:00Z">
        <w:r w:rsidR="00990B31">
          <w:rPr>
            <w:rFonts w:hint="cs"/>
          </w:rPr>
          <w:t>MEASLINE</w:t>
        </w:r>
        <w:r w:rsidR="00990B31">
          <w:rPr>
            <w:rFonts w:hint="cs"/>
            <w:rtl/>
          </w:rPr>
          <w:t xml:space="preserve">, </w:t>
        </w:r>
        <w:r w:rsidR="00990B31">
          <w:rPr>
            <w:rFonts w:hint="cs"/>
          </w:rPr>
          <w:t>CROSSDIST</w:t>
        </w:r>
        <w:r w:rsidR="00990B31">
          <w:rPr>
            <w:rFonts w:hint="cs"/>
            <w:rtl/>
          </w:rPr>
          <w:t xml:space="preserve">, </w:t>
        </w:r>
        <w:r w:rsidR="00990B31">
          <w:rPr>
            <w:rFonts w:hint="cs"/>
          </w:rPr>
          <w:t>CIRCLES</w:t>
        </w:r>
        <w:r w:rsidR="00990B31">
          <w:rPr>
            <w:rFonts w:hint="cs"/>
            <w:rtl/>
          </w:rPr>
          <w:t xml:space="preserve"> ועוד)</w:t>
        </w:r>
      </w:ins>
    </w:p>
    <w:p w:rsidR="007C702C" w:rsidRDefault="007C702C" w:rsidP="00980AD3">
      <w:pPr>
        <w:pStyle w:val="a8"/>
        <w:numPr>
          <w:ilvl w:val="0"/>
          <w:numId w:val="9"/>
        </w:numPr>
        <w:spacing w:line="360" w:lineRule="auto"/>
      </w:pPr>
      <w:del w:id="42" w:author="dov" w:date="2012-04-21T10:28:00Z">
        <w:r w:rsidDel="000A1A31">
          <w:rPr>
            <w:rFonts w:hint="cs"/>
            <w:rtl/>
          </w:rPr>
          <w:delText>שמיר</w:delText>
        </w:r>
        <w:r w:rsidR="00EC4228" w:rsidDel="000A1A31">
          <w:rPr>
            <w:rFonts w:hint="cs"/>
            <w:rtl/>
          </w:rPr>
          <w:delText xml:space="preserve">ת נתונים בקובץ חיצוני מסוג </w:delText>
        </w:r>
        <w:r w:rsidR="00EC4228" w:rsidDel="000A1A31">
          <w:rPr>
            <w:rFonts w:hint="cs"/>
          </w:rPr>
          <w:delText>TXT</w:delText>
        </w:r>
        <w:r w:rsidDel="000A1A31">
          <w:rPr>
            <w:rFonts w:hint="cs"/>
            <w:rtl/>
          </w:rPr>
          <w:delText xml:space="preserve"> (ע"י הפקודה </w:delText>
        </w:r>
        <w:r w:rsidDel="000A1A31">
          <w:rPr>
            <w:rFonts w:hint="cs"/>
          </w:rPr>
          <w:delText>SAVE</w:delText>
        </w:r>
        <w:r w:rsidDel="000A1A31">
          <w:rPr>
            <w:rFonts w:hint="cs"/>
            <w:rtl/>
          </w:rPr>
          <w:delText>)</w:delText>
        </w:r>
      </w:del>
      <w:ins w:id="43" w:author="dov" w:date="2012-04-21T10:28:00Z">
        <w:r w:rsidR="000A1A31">
          <w:rPr>
            <w:rFonts w:hint="cs"/>
            <w:rtl/>
          </w:rPr>
          <w:t>ה</w:t>
        </w:r>
        <w:r w:rsidR="00990B31">
          <w:rPr>
            <w:rFonts w:hint="cs"/>
            <w:rtl/>
          </w:rPr>
          <w:t>תמר</w:t>
        </w:r>
      </w:ins>
      <w:ins w:id="44" w:author="dov" w:date="2012-04-21T10:31:00Z">
        <w:r w:rsidR="00990B31">
          <w:rPr>
            <w:rFonts w:hint="cs"/>
            <w:rtl/>
          </w:rPr>
          <w:t>ות</w:t>
        </w:r>
      </w:ins>
      <w:ins w:id="45" w:author="dov" w:date="2012-04-21T10:28:00Z">
        <w:r w:rsidR="000A1A31">
          <w:rPr>
            <w:rFonts w:hint="cs"/>
            <w:rtl/>
          </w:rPr>
          <w:t xml:space="preserve"> (למשל על ידי פקודת </w:t>
        </w:r>
        <w:r w:rsidR="000A1A31">
          <w:rPr>
            <w:rFonts w:hint="cs"/>
          </w:rPr>
          <w:t>TRANSCOORD</w:t>
        </w:r>
        <w:r w:rsidR="000A1A31">
          <w:rPr>
            <w:rFonts w:hint="cs"/>
            <w:rtl/>
          </w:rPr>
          <w:t>)</w:t>
        </w:r>
      </w:ins>
    </w:p>
    <w:p w:rsidR="002D792A" w:rsidRDefault="002D792A" w:rsidP="00990B31">
      <w:pPr>
        <w:pStyle w:val="a8"/>
        <w:numPr>
          <w:ilvl w:val="0"/>
          <w:numId w:val="9"/>
        </w:numPr>
        <w:spacing w:line="360" w:lineRule="auto"/>
        <w:pPrChange w:id="46" w:author="dov" w:date="2012-04-21T10:31:00Z">
          <w:pPr>
            <w:pStyle w:val="a8"/>
            <w:numPr>
              <w:numId w:val="9"/>
            </w:numPr>
            <w:spacing w:line="360" w:lineRule="auto"/>
            <w:ind w:hanging="360"/>
          </w:pPr>
        </w:pPrChange>
      </w:pPr>
      <w:del w:id="47" w:author="dov" w:date="2012-04-21T10:30:00Z">
        <w:r w:rsidDel="00137F4C">
          <w:rPr>
            <w:rFonts w:hint="cs"/>
            <w:rtl/>
          </w:rPr>
          <w:delText>התמרות מרשת ישנה לרשת ישראל 2005</w:delText>
        </w:r>
      </w:del>
      <w:ins w:id="48" w:author="dov" w:date="2012-04-21T10:30:00Z">
        <w:r w:rsidR="00137F4C">
          <w:rPr>
            <w:rFonts w:hint="cs"/>
            <w:rtl/>
          </w:rPr>
          <w:t xml:space="preserve">חישובים </w:t>
        </w:r>
      </w:ins>
      <w:ins w:id="49" w:author="dov" w:date="2012-04-21T10:31:00Z">
        <w:r w:rsidR="00990B31">
          <w:rPr>
            <w:rFonts w:hint="cs"/>
            <w:rtl/>
          </w:rPr>
          <w:t xml:space="preserve">נוספים על בסיס נתונים </w:t>
        </w:r>
        <w:proofErr w:type="spellStart"/>
        <w:r w:rsidR="00990B31">
          <w:rPr>
            <w:rFonts w:hint="cs"/>
            <w:rtl/>
          </w:rPr>
          <w:t>מותמרים</w:t>
        </w:r>
        <w:proofErr w:type="spellEnd"/>
        <w:r w:rsidR="00990B31">
          <w:rPr>
            <w:rFonts w:hint="cs"/>
            <w:rtl/>
          </w:rPr>
          <w:t>.</w:t>
        </w:r>
      </w:ins>
    </w:p>
    <w:p w:rsidR="002D792A" w:rsidRDefault="002D792A" w:rsidP="00990B31">
      <w:pPr>
        <w:pStyle w:val="a8"/>
        <w:numPr>
          <w:ilvl w:val="0"/>
          <w:numId w:val="9"/>
        </w:numPr>
        <w:spacing w:line="360" w:lineRule="auto"/>
        <w:pPrChange w:id="50" w:author="dov" w:date="2012-04-21T10:33:00Z">
          <w:pPr>
            <w:pStyle w:val="a8"/>
            <w:numPr>
              <w:numId w:val="9"/>
            </w:numPr>
            <w:spacing w:line="360" w:lineRule="auto"/>
            <w:ind w:hanging="360"/>
          </w:pPr>
        </w:pPrChange>
      </w:pPr>
      <w:del w:id="51" w:author="dov" w:date="2012-04-21T10:31:00Z">
        <w:r w:rsidDel="00990B31">
          <w:rPr>
            <w:rFonts w:hint="cs"/>
            <w:rtl/>
          </w:rPr>
          <w:delText>קליטת נקודות דיגיטציה</w:delText>
        </w:r>
      </w:del>
      <w:ins w:id="52" w:author="dov" w:date="2012-04-21T10:31:00Z">
        <w:r w:rsidR="00990B31">
          <w:rPr>
            <w:rFonts w:hint="cs"/>
            <w:rtl/>
          </w:rPr>
          <w:t>ביצוע</w:t>
        </w:r>
        <w:r w:rsidR="00990B31">
          <w:rPr>
            <w:rFonts w:hint="cs"/>
            <w:rtl/>
          </w:rPr>
          <w:t xml:space="preserve"> תיקונים</w:t>
        </w:r>
      </w:ins>
      <w:ins w:id="53" w:author="dov" w:date="2012-04-21T10:33:00Z">
        <w:r w:rsidR="00990B31">
          <w:rPr>
            <w:rFonts w:hint="cs"/>
            <w:rtl/>
          </w:rPr>
          <w:t xml:space="preserve"> בערכי נקודות נבחרות</w:t>
        </w:r>
      </w:ins>
    </w:p>
    <w:p w:rsidR="002D792A" w:rsidRDefault="002C6CDA" w:rsidP="00990B31">
      <w:pPr>
        <w:pStyle w:val="a8"/>
        <w:numPr>
          <w:ilvl w:val="0"/>
          <w:numId w:val="9"/>
        </w:numPr>
        <w:spacing w:line="360" w:lineRule="auto"/>
        <w:pPrChange w:id="54" w:author="dov" w:date="2012-04-21T10:34:00Z">
          <w:pPr>
            <w:pStyle w:val="a8"/>
            <w:numPr>
              <w:numId w:val="9"/>
            </w:numPr>
            <w:spacing w:line="360" w:lineRule="auto"/>
            <w:ind w:hanging="360"/>
          </w:pPr>
        </w:pPrChange>
      </w:pPr>
      <w:del w:id="55" w:author="dov" w:date="2012-04-21T10:31:00Z">
        <w:r w:rsidDel="00990B31">
          <w:rPr>
            <w:rFonts w:hint="cs"/>
            <w:rtl/>
          </w:rPr>
          <w:delText>נתונים ו</w:delText>
        </w:r>
        <w:r w:rsidR="002D792A" w:rsidDel="00990B31">
          <w:rPr>
            <w:rFonts w:hint="cs"/>
            <w:rtl/>
          </w:rPr>
          <w:delText>חישוב</w:delText>
        </w:r>
        <w:r w:rsidDel="00990B31">
          <w:rPr>
            <w:rFonts w:hint="cs"/>
            <w:rtl/>
          </w:rPr>
          <w:delText>ים</w:delText>
        </w:r>
        <w:r w:rsidR="002D792A" w:rsidDel="00990B31">
          <w:rPr>
            <w:rFonts w:hint="cs"/>
            <w:rtl/>
          </w:rPr>
          <w:delText xml:space="preserve"> ברשת חדשה</w:delText>
        </w:r>
      </w:del>
      <w:ins w:id="56" w:author="dov" w:date="2012-04-21T10:31:00Z">
        <w:r w:rsidR="00990B31">
          <w:rPr>
            <w:rFonts w:hint="cs"/>
            <w:rtl/>
          </w:rPr>
          <w:t>הגדרת שטחים, מקטעי קווים, וקטורים</w:t>
        </w:r>
      </w:ins>
      <w:ins w:id="57" w:author="dov" w:date="2012-04-21T10:32:00Z">
        <w:r w:rsidR="00990B31">
          <w:rPr>
            <w:rFonts w:hint="cs"/>
            <w:rtl/>
          </w:rPr>
          <w:t xml:space="preserve">. שלב זה והקודם לו יבוצעו בצורה </w:t>
        </w:r>
        <w:proofErr w:type="spellStart"/>
        <w:r w:rsidR="00990B31">
          <w:rPr>
            <w:rFonts w:hint="cs"/>
            <w:rtl/>
          </w:rPr>
          <w:t>איטרטיבית</w:t>
        </w:r>
      </w:ins>
      <w:proofErr w:type="spellEnd"/>
    </w:p>
    <w:p w:rsidR="007C702C" w:rsidRDefault="007C702C" w:rsidP="00980AD3">
      <w:pPr>
        <w:pStyle w:val="a8"/>
        <w:numPr>
          <w:ilvl w:val="0"/>
          <w:numId w:val="9"/>
        </w:numPr>
        <w:spacing w:line="360" w:lineRule="auto"/>
      </w:pPr>
      <w:r>
        <w:rPr>
          <w:rFonts w:hint="cs"/>
          <w:rtl/>
        </w:rPr>
        <w:t>שמיר</w:t>
      </w:r>
      <w:r w:rsidR="00EC4228">
        <w:rPr>
          <w:rFonts w:hint="cs"/>
          <w:rtl/>
        </w:rPr>
        <w:t>ת נתונים</w:t>
      </w:r>
      <w:r>
        <w:rPr>
          <w:rFonts w:hint="cs"/>
          <w:rtl/>
        </w:rPr>
        <w:t xml:space="preserve"> </w:t>
      </w:r>
      <w:ins w:id="58" w:author="dov" w:date="2012-04-21T10:32:00Z">
        <w:r w:rsidR="00990B31">
          <w:rPr>
            <w:rFonts w:hint="cs"/>
            <w:rtl/>
          </w:rPr>
          <w:t xml:space="preserve">(בפקודת </w:t>
        </w:r>
        <w:r w:rsidR="00990B31">
          <w:rPr>
            <w:rFonts w:hint="cs"/>
          </w:rPr>
          <w:t>SAVE</w:t>
        </w:r>
        <w:r w:rsidR="00990B31">
          <w:rPr>
            <w:rFonts w:hint="cs"/>
            <w:rtl/>
          </w:rPr>
          <w:t xml:space="preserve"> למשל)</w:t>
        </w:r>
      </w:ins>
    </w:p>
    <w:p w:rsidR="002D792A" w:rsidRDefault="002D792A" w:rsidP="00980AD3">
      <w:pPr>
        <w:pStyle w:val="a8"/>
        <w:numPr>
          <w:ilvl w:val="0"/>
          <w:numId w:val="9"/>
        </w:numPr>
        <w:spacing w:line="360" w:lineRule="auto"/>
        <w:rPr>
          <w:ins w:id="59" w:author="dov" w:date="2012-04-21T10:41:00Z"/>
          <w:rFonts w:hint="cs"/>
        </w:rPr>
      </w:pPr>
      <w:del w:id="60" w:author="dov" w:date="2012-04-21T10:34:00Z">
        <w:r w:rsidDel="00990B31">
          <w:rPr>
            <w:rFonts w:hint="cs"/>
            <w:rtl/>
          </w:rPr>
          <w:delText xml:space="preserve">התמרות מרשת </w:delText>
        </w:r>
        <w:r w:rsidR="002C6CDA" w:rsidDel="00990B31">
          <w:rPr>
            <w:rFonts w:hint="cs"/>
            <w:rtl/>
          </w:rPr>
          <w:delText>חדשה</w:delText>
        </w:r>
        <w:r w:rsidDel="00990B31">
          <w:rPr>
            <w:rFonts w:hint="cs"/>
            <w:rtl/>
          </w:rPr>
          <w:delText xml:space="preserve"> לרשת ישראל 2005</w:delText>
        </w:r>
      </w:del>
      <w:ins w:id="61" w:author="dov" w:date="2012-04-21T10:34:00Z">
        <w:r w:rsidR="00990B31">
          <w:rPr>
            <w:rFonts w:hint="cs"/>
            <w:rtl/>
          </w:rPr>
          <w:t>הגדרת קודים לקבוצות של נקודות כך שיהפכו לבלוקים בתוכנת ה-</w:t>
        </w:r>
      </w:ins>
      <w:ins w:id="62" w:author="dov" w:date="2012-04-21T10:35:00Z">
        <w:r w:rsidR="00990B31">
          <w:rPr>
            <w:rFonts w:hint="cs"/>
          </w:rPr>
          <w:t>AUTOCAD</w:t>
        </w:r>
        <w:r w:rsidR="00990B31">
          <w:rPr>
            <w:rFonts w:hint="cs"/>
            <w:rtl/>
          </w:rPr>
          <w:t xml:space="preserve"> (ראה נספח א') תוך שימוש בפקודת </w:t>
        </w:r>
        <w:r w:rsidR="00990B31">
          <w:rPr>
            <w:rFonts w:hint="cs"/>
          </w:rPr>
          <w:t>OVRCODE</w:t>
        </w:r>
      </w:ins>
    </w:p>
    <w:p w:rsidR="002C6405" w:rsidRDefault="002C6405" w:rsidP="00980AD3">
      <w:pPr>
        <w:pStyle w:val="a8"/>
        <w:numPr>
          <w:ilvl w:val="0"/>
          <w:numId w:val="9"/>
        </w:numPr>
        <w:spacing w:line="360" w:lineRule="auto"/>
      </w:pPr>
      <w:ins w:id="63" w:author="dov" w:date="2012-04-21T10:41:00Z">
        <w:r>
          <w:rPr>
            <w:rFonts w:hint="cs"/>
            <w:rtl/>
          </w:rPr>
          <w:t>הערות:</w:t>
        </w:r>
      </w:ins>
    </w:p>
    <w:p w:rsidR="002C6CDA" w:rsidDel="00990B31" w:rsidRDefault="002C6CDA" w:rsidP="00980AD3">
      <w:pPr>
        <w:pStyle w:val="a8"/>
        <w:numPr>
          <w:ilvl w:val="0"/>
          <w:numId w:val="9"/>
        </w:numPr>
        <w:spacing w:line="360" w:lineRule="auto"/>
        <w:rPr>
          <w:del w:id="64" w:author="dov" w:date="2012-04-21T10:36:00Z"/>
        </w:rPr>
      </w:pPr>
      <w:del w:id="65" w:author="dov" w:date="2012-04-21T10:36:00Z">
        <w:r w:rsidDel="00990B31">
          <w:rPr>
            <w:rFonts w:hint="cs"/>
            <w:rtl/>
          </w:rPr>
          <w:delText>נתונים וחישובים ברשת ישראל 2005</w:delText>
        </w:r>
      </w:del>
    </w:p>
    <w:p w:rsidR="002D792A" w:rsidDel="00990B31" w:rsidRDefault="002D792A" w:rsidP="00980AD3">
      <w:pPr>
        <w:pStyle w:val="a8"/>
        <w:numPr>
          <w:ilvl w:val="0"/>
          <w:numId w:val="9"/>
        </w:numPr>
        <w:spacing w:line="360" w:lineRule="auto"/>
        <w:rPr>
          <w:del w:id="66" w:author="dov" w:date="2012-04-21T10:36:00Z"/>
        </w:rPr>
      </w:pPr>
      <w:del w:id="67" w:author="dov" w:date="2012-04-21T10:36:00Z">
        <w:r w:rsidDel="00990B31">
          <w:rPr>
            <w:rFonts w:hint="cs"/>
            <w:rtl/>
          </w:rPr>
          <w:delText>השלמות נתונים</w:delText>
        </w:r>
      </w:del>
    </w:p>
    <w:p w:rsidR="002D792A" w:rsidDel="00990B31" w:rsidRDefault="002D792A" w:rsidP="00980AD3">
      <w:pPr>
        <w:pStyle w:val="a8"/>
        <w:numPr>
          <w:ilvl w:val="0"/>
          <w:numId w:val="9"/>
        </w:numPr>
        <w:spacing w:line="360" w:lineRule="auto"/>
        <w:rPr>
          <w:del w:id="68" w:author="dov" w:date="2012-04-21T10:36:00Z"/>
        </w:rPr>
      </w:pPr>
      <w:del w:id="69" w:author="dov" w:date="2012-04-21T10:36:00Z">
        <w:r w:rsidDel="00990B31">
          <w:rPr>
            <w:rFonts w:hint="cs"/>
            <w:rtl/>
          </w:rPr>
          <w:delText xml:space="preserve">הגדרת </w:delText>
        </w:r>
        <w:r w:rsidR="002C6CDA" w:rsidDel="00990B31">
          <w:rPr>
            <w:rFonts w:hint="cs"/>
            <w:rtl/>
          </w:rPr>
          <w:delText xml:space="preserve">קווי עזר, </w:delText>
        </w:r>
        <w:r w:rsidDel="00990B31">
          <w:rPr>
            <w:rFonts w:hint="cs"/>
            <w:rtl/>
          </w:rPr>
          <w:delText>חזיתות וחלקות</w:delText>
        </w:r>
      </w:del>
    </w:p>
    <w:p w:rsidR="007C702C" w:rsidDel="00990B31" w:rsidRDefault="007C702C" w:rsidP="00980AD3">
      <w:pPr>
        <w:pStyle w:val="a8"/>
        <w:numPr>
          <w:ilvl w:val="0"/>
          <w:numId w:val="9"/>
        </w:numPr>
        <w:spacing w:line="360" w:lineRule="auto"/>
        <w:rPr>
          <w:del w:id="70" w:author="dov" w:date="2012-04-21T10:36:00Z"/>
        </w:rPr>
      </w:pPr>
      <w:del w:id="71" w:author="dov" w:date="2012-04-21T10:36:00Z">
        <w:r w:rsidDel="00990B31">
          <w:rPr>
            <w:rFonts w:hint="cs"/>
            <w:rtl/>
          </w:rPr>
          <w:delText>שמיר</w:delText>
        </w:r>
        <w:r w:rsidR="00EC4228" w:rsidDel="00990B31">
          <w:rPr>
            <w:rFonts w:hint="cs"/>
            <w:rtl/>
          </w:rPr>
          <w:delText>ת</w:delText>
        </w:r>
        <w:r w:rsidDel="00990B31">
          <w:rPr>
            <w:rFonts w:hint="cs"/>
            <w:rtl/>
          </w:rPr>
          <w:delText xml:space="preserve"> </w:delText>
        </w:r>
        <w:r w:rsidR="00EC4228" w:rsidDel="00990B31">
          <w:rPr>
            <w:rFonts w:hint="cs"/>
            <w:rtl/>
          </w:rPr>
          <w:delText>נתונים</w:delText>
        </w:r>
      </w:del>
    </w:p>
    <w:p w:rsidR="002C6CDA" w:rsidDel="00990B31" w:rsidRDefault="002C6CDA" w:rsidP="00980AD3">
      <w:pPr>
        <w:pStyle w:val="a8"/>
        <w:numPr>
          <w:ilvl w:val="0"/>
          <w:numId w:val="9"/>
        </w:numPr>
        <w:spacing w:line="360" w:lineRule="auto"/>
        <w:rPr>
          <w:del w:id="72" w:author="dov" w:date="2012-04-21T10:36:00Z"/>
        </w:rPr>
      </w:pPr>
      <w:del w:id="73" w:author="dov" w:date="2012-04-21T10:36:00Z">
        <w:r w:rsidDel="00990B31">
          <w:rPr>
            <w:rFonts w:hint="cs"/>
            <w:rtl/>
          </w:rPr>
          <w:delText>ביטול נקודות מיותרות</w:delText>
        </w:r>
      </w:del>
    </w:p>
    <w:p w:rsidR="002D792A" w:rsidDel="00990B31" w:rsidRDefault="002D792A" w:rsidP="00980AD3">
      <w:pPr>
        <w:pStyle w:val="a8"/>
        <w:numPr>
          <w:ilvl w:val="0"/>
          <w:numId w:val="9"/>
        </w:numPr>
        <w:spacing w:line="360" w:lineRule="auto"/>
        <w:rPr>
          <w:del w:id="74" w:author="dov" w:date="2012-04-21T10:36:00Z"/>
        </w:rPr>
      </w:pPr>
      <w:del w:id="75" w:author="dov" w:date="2012-04-21T10:36:00Z">
        <w:r w:rsidDel="00990B31">
          <w:rPr>
            <w:rFonts w:hint="cs"/>
            <w:rtl/>
          </w:rPr>
          <w:delText>סיום</w:delText>
        </w:r>
      </w:del>
    </w:p>
    <w:p w:rsidR="002C6CDA" w:rsidDel="00990B31" w:rsidRDefault="002C6CDA" w:rsidP="00980AD3">
      <w:pPr>
        <w:pStyle w:val="a8"/>
        <w:numPr>
          <w:ilvl w:val="0"/>
          <w:numId w:val="9"/>
        </w:numPr>
        <w:spacing w:line="360" w:lineRule="auto"/>
        <w:rPr>
          <w:del w:id="76" w:author="dov" w:date="2012-04-21T10:36:00Z"/>
        </w:rPr>
      </w:pPr>
      <w:del w:id="77" w:author="dov" w:date="2012-04-21T10:36:00Z">
        <w:r w:rsidDel="00990B31">
          <w:rPr>
            <w:rFonts w:hint="cs"/>
            <w:rtl/>
          </w:rPr>
          <w:delText>הערות</w:delText>
        </w:r>
      </w:del>
    </w:p>
    <w:p w:rsidR="002D792A" w:rsidRDefault="002D792A" w:rsidP="00100D1B">
      <w:pPr>
        <w:pStyle w:val="a8"/>
        <w:numPr>
          <w:ilvl w:val="1"/>
          <w:numId w:val="12"/>
        </w:numPr>
        <w:spacing w:line="360" w:lineRule="auto"/>
        <w:pPrChange w:id="78" w:author="dov" w:date="2012-04-21T11:03:00Z">
          <w:pPr>
            <w:pStyle w:val="a8"/>
            <w:numPr>
              <w:ilvl w:val="1"/>
              <w:numId w:val="12"/>
            </w:numPr>
            <w:spacing w:line="360" w:lineRule="auto"/>
            <w:ind w:left="1440" w:hanging="360"/>
          </w:pPr>
        </w:pPrChange>
      </w:pPr>
      <w:r>
        <w:rPr>
          <w:rFonts w:hint="cs"/>
          <w:rtl/>
        </w:rPr>
        <w:t xml:space="preserve">אם בחומר הביסוס קיים פנקס </w:t>
      </w:r>
      <w:proofErr w:type="spellStart"/>
      <w:r>
        <w:rPr>
          <w:rFonts w:hint="cs"/>
          <w:rtl/>
        </w:rPr>
        <w:t>דיסטומט</w:t>
      </w:r>
      <w:proofErr w:type="spellEnd"/>
      <w:r>
        <w:rPr>
          <w:rFonts w:hint="cs"/>
          <w:rtl/>
        </w:rPr>
        <w:t xml:space="preserve"> יש תחילה לחשבו בתוכנת </w:t>
      </w:r>
      <w:r>
        <w:t>REGEV2000</w:t>
      </w:r>
      <w:r>
        <w:rPr>
          <w:rFonts w:hint="cs"/>
          <w:rtl/>
        </w:rPr>
        <w:t xml:space="preserve"> ובסיומה יש לשמור את הנקודות </w:t>
      </w:r>
      <w:del w:id="79" w:author="dov" w:date="2012-04-21T11:03:00Z">
        <w:r w:rsidDel="00100D1B">
          <w:rPr>
            <w:rFonts w:hint="cs"/>
            <w:rtl/>
          </w:rPr>
          <w:delText xml:space="preserve">(ישנות/חדשות) </w:delText>
        </w:r>
      </w:del>
      <w:r>
        <w:rPr>
          <w:rFonts w:hint="cs"/>
          <w:rtl/>
        </w:rPr>
        <w:t xml:space="preserve">על גבי קובץ בשם </w:t>
      </w:r>
      <w:r>
        <w:t>YYXXXXKA.FB</w:t>
      </w:r>
      <w:r>
        <w:rPr>
          <w:rFonts w:hint="cs"/>
          <w:rtl/>
        </w:rPr>
        <w:t xml:space="preserve"> ובמיקום  </w:t>
      </w:r>
      <w:r>
        <w:t>PRE_HATM</w:t>
      </w:r>
      <w:r>
        <w:rPr>
          <w:rFonts w:hint="cs"/>
          <w:rtl/>
        </w:rPr>
        <w:t>. קובץ זה יטען לתכנית ה-</w:t>
      </w:r>
      <w:r>
        <w:rPr>
          <w:rFonts w:hint="cs"/>
        </w:rPr>
        <w:t>GEO</w:t>
      </w:r>
      <w:r>
        <w:rPr>
          <w:rFonts w:hint="cs"/>
          <w:rtl/>
        </w:rPr>
        <w:t xml:space="preserve"> </w:t>
      </w:r>
      <w:ins w:id="80" w:author="dov" w:date="2012-04-21T11:03:00Z">
        <w:r w:rsidR="00100D1B">
          <w:rPr>
            <w:rFonts w:hint="cs"/>
            <w:rtl/>
          </w:rPr>
          <w:t xml:space="preserve">הרלוונטית </w:t>
        </w:r>
      </w:ins>
      <w:r>
        <w:rPr>
          <w:rFonts w:hint="cs"/>
          <w:rtl/>
        </w:rPr>
        <w:t xml:space="preserve">על ידי פקודת </w:t>
      </w:r>
      <w:r>
        <w:rPr>
          <w:rFonts w:hint="cs"/>
        </w:rPr>
        <w:t>LOAD</w:t>
      </w:r>
      <w:r>
        <w:rPr>
          <w:rFonts w:hint="cs"/>
          <w:rtl/>
        </w:rPr>
        <w:t>.</w:t>
      </w:r>
    </w:p>
    <w:p w:rsidR="002C6CDA" w:rsidRDefault="002C6CDA" w:rsidP="00980AD3">
      <w:pPr>
        <w:pStyle w:val="a8"/>
        <w:numPr>
          <w:ilvl w:val="1"/>
          <w:numId w:val="12"/>
        </w:numPr>
        <w:spacing w:line="360" w:lineRule="auto"/>
      </w:pPr>
      <w:r>
        <w:rPr>
          <w:rFonts w:hint="cs"/>
          <w:rtl/>
        </w:rPr>
        <w:t xml:space="preserve">קליטת נקודות דיגיטציה </w:t>
      </w:r>
      <w:r>
        <w:rPr>
          <w:rtl/>
        </w:rPr>
        <w:t>–</w:t>
      </w:r>
      <w:r>
        <w:rPr>
          <w:rFonts w:hint="cs"/>
          <w:rtl/>
        </w:rPr>
        <w:t xml:space="preserve"> יכנסו לתכנית </w:t>
      </w:r>
      <w:r w:rsidR="00EF384D">
        <w:rPr>
          <w:rFonts w:hint="cs"/>
        </w:rPr>
        <w:t>GEO2000</w:t>
      </w:r>
      <w:r>
        <w:rPr>
          <w:rFonts w:hint="cs"/>
          <w:rtl/>
        </w:rPr>
        <w:t xml:space="preserve"> או יוצמדו לפרויקט בהמשך דרך תוכנת </w:t>
      </w:r>
      <w:r w:rsidR="00EF384D">
        <w:rPr>
          <w:rFonts w:hint="cs"/>
        </w:rPr>
        <w:t>AUTOCAD</w:t>
      </w:r>
      <w:r>
        <w:rPr>
          <w:rFonts w:hint="cs"/>
          <w:rtl/>
        </w:rPr>
        <w:t xml:space="preserve"> לפי החלטת מנהל</w:t>
      </w:r>
      <w:ins w:id="81" w:author="dov" w:date="2012-04-21T10:36:00Z">
        <w:r w:rsidR="00990B31">
          <w:rPr>
            <w:rFonts w:hint="cs"/>
            <w:rtl/>
          </w:rPr>
          <w:t>/ת</w:t>
        </w:r>
      </w:ins>
      <w:r>
        <w:rPr>
          <w:rFonts w:hint="cs"/>
          <w:rtl/>
        </w:rPr>
        <w:t xml:space="preserve"> הפרויקט.</w:t>
      </w:r>
    </w:p>
    <w:p w:rsidR="002C6CDA" w:rsidRDefault="002C6CDA" w:rsidP="00100D1B">
      <w:pPr>
        <w:pStyle w:val="a8"/>
        <w:numPr>
          <w:ilvl w:val="1"/>
          <w:numId w:val="12"/>
        </w:numPr>
        <w:spacing w:line="360" w:lineRule="auto"/>
        <w:pPrChange w:id="82" w:author="dov" w:date="2012-04-21T11:07:00Z">
          <w:pPr>
            <w:pStyle w:val="a8"/>
            <w:numPr>
              <w:ilvl w:val="1"/>
              <w:numId w:val="12"/>
            </w:numPr>
            <w:spacing w:line="360" w:lineRule="auto"/>
            <w:ind w:left="1440" w:hanging="360"/>
          </w:pPr>
        </w:pPrChange>
      </w:pPr>
      <w:r>
        <w:rPr>
          <w:rFonts w:hint="cs"/>
          <w:rtl/>
        </w:rPr>
        <w:t xml:space="preserve">שילוב נתונים הנמצאים בקבצי </w:t>
      </w:r>
      <w:r>
        <w:rPr>
          <w:rFonts w:hint="cs"/>
        </w:rPr>
        <w:t>SRV</w:t>
      </w:r>
      <w:r>
        <w:rPr>
          <w:rFonts w:hint="cs"/>
          <w:rtl/>
        </w:rPr>
        <w:t xml:space="preserve"> שמקורם חיצוני (מפ"י/מודדים) יעשה דרך תוכנת </w:t>
      </w:r>
      <w:r w:rsidR="00EF384D">
        <w:rPr>
          <w:rFonts w:hint="cs"/>
        </w:rPr>
        <w:t>GEO2000</w:t>
      </w:r>
      <w:r>
        <w:rPr>
          <w:rFonts w:hint="cs"/>
          <w:rtl/>
        </w:rPr>
        <w:t xml:space="preserve"> </w:t>
      </w:r>
      <w:del w:id="83" w:author="dov" w:date="2012-04-21T10:40:00Z">
        <w:r w:rsidDel="004D19CB">
          <w:rPr>
            <w:rFonts w:hint="cs"/>
            <w:rtl/>
          </w:rPr>
          <w:delText xml:space="preserve">או תוכנת </w:delText>
        </w:r>
        <w:r w:rsidR="00EF384D" w:rsidDel="004D19CB">
          <w:rPr>
            <w:rFonts w:hint="cs"/>
          </w:rPr>
          <w:delText>AUTOCAD</w:delText>
        </w:r>
        <w:r w:rsidDel="004D19CB">
          <w:rPr>
            <w:rFonts w:hint="cs"/>
            <w:rtl/>
          </w:rPr>
          <w:delText xml:space="preserve"> לפי החלטת מנהל הפרויקט.</w:delText>
        </w:r>
      </w:del>
      <w:ins w:id="84" w:author="dov" w:date="2012-04-21T11:05:00Z">
        <w:r w:rsidR="00100D1B">
          <w:rPr>
            <w:rFonts w:hint="cs"/>
            <w:rtl/>
          </w:rPr>
          <w:t xml:space="preserve"> על ידי שימוש ב</w:t>
        </w:r>
      </w:ins>
      <w:ins w:id="85" w:author="dov" w:date="2012-04-21T11:06:00Z">
        <w:r w:rsidR="00100D1B">
          <w:rPr>
            <w:rFonts w:hint="cs"/>
            <w:rtl/>
          </w:rPr>
          <w:t>ביצוע יבוא קבצים מסוג זה.</w:t>
        </w:r>
      </w:ins>
    </w:p>
    <w:p w:rsidR="001C34C8" w:rsidRDefault="001C34C8" w:rsidP="00980AD3">
      <w:pPr>
        <w:pStyle w:val="a8"/>
        <w:numPr>
          <w:ilvl w:val="1"/>
          <w:numId w:val="12"/>
        </w:numPr>
        <w:spacing w:line="360" w:lineRule="auto"/>
        <w:rPr>
          <w:ins w:id="86" w:author="dov" w:date="2012-04-21T11:04:00Z"/>
          <w:rFonts w:hint="cs"/>
        </w:rPr>
      </w:pPr>
      <w:r>
        <w:rPr>
          <w:rFonts w:hint="cs"/>
          <w:rtl/>
        </w:rPr>
        <w:t>שילוב נתונים הנמצאים בקבצי</w:t>
      </w:r>
      <w:r w:rsidR="00EF384D">
        <w:rPr>
          <w:rFonts w:hint="cs"/>
          <w:rtl/>
        </w:rPr>
        <w:t xml:space="preserve"> </w:t>
      </w:r>
      <w:r>
        <w:rPr>
          <w:rFonts w:hint="cs"/>
          <w:rtl/>
        </w:rPr>
        <w:t xml:space="preserve"> </w:t>
      </w:r>
      <w:r>
        <w:rPr>
          <w:rFonts w:hint="cs"/>
        </w:rPr>
        <w:t>TS-RESULTS</w:t>
      </w:r>
      <w:r>
        <w:rPr>
          <w:rFonts w:hint="cs"/>
          <w:rtl/>
        </w:rPr>
        <w:t xml:space="preserve"> שמקורם </w:t>
      </w:r>
      <w:proofErr w:type="spellStart"/>
      <w:r>
        <w:rPr>
          <w:rFonts w:hint="cs"/>
          <w:rtl/>
        </w:rPr>
        <w:t>במפ"י</w:t>
      </w:r>
      <w:proofErr w:type="spellEnd"/>
      <w:r>
        <w:rPr>
          <w:rFonts w:hint="cs"/>
          <w:rtl/>
        </w:rPr>
        <w:t xml:space="preserve"> יעשה דרך תוכנת </w:t>
      </w:r>
      <w:r w:rsidR="00EF384D">
        <w:rPr>
          <w:rFonts w:hint="cs"/>
        </w:rPr>
        <w:t>GEO2000</w:t>
      </w:r>
      <w:r>
        <w:rPr>
          <w:rFonts w:hint="cs"/>
          <w:rtl/>
        </w:rPr>
        <w:t xml:space="preserve"> </w:t>
      </w:r>
      <w:del w:id="87" w:author="dov" w:date="2012-04-21T10:40:00Z">
        <w:r w:rsidDel="004D19CB">
          <w:rPr>
            <w:rFonts w:hint="cs"/>
            <w:rtl/>
          </w:rPr>
          <w:delText xml:space="preserve">או תוכנת </w:delText>
        </w:r>
        <w:r w:rsidR="00EF384D" w:rsidDel="004D19CB">
          <w:rPr>
            <w:rFonts w:hint="cs"/>
          </w:rPr>
          <w:delText>AUTOCAD</w:delText>
        </w:r>
        <w:r w:rsidDel="004D19CB">
          <w:rPr>
            <w:rFonts w:hint="cs"/>
            <w:rtl/>
          </w:rPr>
          <w:delText xml:space="preserve"> לפי החלטת מנהל הפרויקט.</w:delText>
        </w:r>
      </w:del>
      <w:ins w:id="88" w:author="dov" w:date="2012-04-21T11:06:00Z">
        <w:r w:rsidR="00100D1B">
          <w:rPr>
            <w:rFonts w:hint="cs"/>
            <w:rtl/>
          </w:rPr>
          <w:t xml:space="preserve"> תוך </w:t>
        </w:r>
      </w:ins>
      <w:ins w:id="89" w:author="dov" w:date="2012-04-21T11:07:00Z">
        <w:r w:rsidR="00100D1B">
          <w:rPr>
            <w:rFonts w:hint="cs"/>
            <w:rtl/>
          </w:rPr>
          <w:t xml:space="preserve">ביצוע יבוא קבצים מסוג </w:t>
        </w:r>
        <w:r w:rsidR="00100D1B">
          <w:rPr>
            <w:rFonts w:hint="cs"/>
          </w:rPr>
          <w:t>DEF</w:t>
        </w:r>
        <w:r w:rsidR="00100D1B">
          <w:rPr>
            <w:rFonts w:hint="cs"/>
            <w:rtl/>
          </w:rPr>
          <w:t xml:space="preserve"> (</w:t>
        </w:r>
        <w:r w:rsidR="00100D1B">
          <w:rPr>
            <w:rFonts w:hint="cs"/>
          </w:rPr>
          <w:t>GEO DOS</w:t>
        </w:r>
        <w:r w:rsidR="00100D1B">
          <w:rPr>
            <w:rFonts w:hint="cs"/>
            <w:rtl/>
          </w:rPr>
          <w:t>)</w:t>
        </w:r>
      </w:ins>
      <w:ins w:id="90" w:author="dov" w:date="2012-04-21T11:08:00Z">
        <w:r w:rsidR="00100D1B">
          <w:rPr>
            <w:rFonts w:hint="cs"/>
            <w:rtl/>
          </w:rPr>
          <w:t xml:space="preserve">. דוגמה </w:t>
        </w:r>
        <w:r w:rsidR="00100D1B">
          <w:rPr>
            <w:rtl/>
          </w:rPr>
          <w:t>–</w:t>
        </w:r>
        <w:r w:rsidR="00100D1B">
          <w:rPr>
            <w:rFonts w:hint="cs"/>
            <w:rtl/>
          </w:rPr>
          <w:t xml:space="preserve"> ראה נספח ד'.</w:t>
        </w:r>
      </w:ins>
    </w:p>
    <w:p w:rsidR="00100D1B" w:rsidDel="00100D1B" w:rsidRDefault="00100D1B" w:rsidP="00100D1B">
      <w:pPr>
        <w:pStyle w:val="a8"/>
        <w:numPr>
          <w:ilvl w:val="1"/>
          <w:numId w:val="12"/>
        </w:numPr>
        <w:spacing w:line="360" w:lineRule="auto"/>
        <w:rPr>
          <w:del w:id="91" w:author="dov" w:date="2012-04-21T11:08:00Z"/>
        </w:rPr>
        <w:pPrChange w:id="92" w:author="dov" w:date="2012-04-21T11:08:00Z">
          <w:pPr>
            <w:pStyle w:val="a8"/>
            <w:numPr>
              <w:ilvl w:val="1"/>
              <w:numId w:val="12"/>
            </w:numPr>
            <w:spacing w:line="360" w:lineRule="auto"/>
            <w:ind w:left="1440" w:hanging="360"/>
          </w:pPr>
        </w:pPrChange>
      </w:pPr>
      <w:ins w:id="93" w:author="dov" w:date="2012-04-21T11:04:00Z">
        <w:r>
          <w:rPr>
            <w:rFonts w:hint="cs"/>
            <w:rtl/>
          </w:rPr>
          <w:t xml:space="preserve">שילוב נתוני מדידה (הנמצאים בקבצי </w:t>
        </w:r>
        <w:r>
          <w:rPr>
            <w:rFonts w:hint="cs"/>
          </w:rPr>
          <w:t>TXT</w:t>
        </w:r>
        <w:r>
          <w:rPr>
            <w:rFonts w:hint="cs"/>
            <w:rtl/>
          </w:rPr>
          <w:t xml:space="preserve"> למשל) יעשה דרך תוכנת ה-</w:t>
        </w:r>
      </w:ins>
      <w:ins w:id="94" w:author="dov" w:date="2012-04-21T11:05:00Z">
        <w:r>
          <w:rPr>
            <w:rFonts w:hint="cs"/>
          </w:rPr>
          <w:t>GEO2000</w:t>
        </w:r>
        <w:r>
          <w:rPr>
            <w:rFonts w:hint="cs"/>
            <w:rtl/>
          </w:rPr>
          <w:t xml:space="preserve"> </w:t>
        </w:r>
      </w:ins>
      <w:ins w:id="95" w:author="dov" w:date="2012-04-21T11:08:00Z">
        <w:r>
          <w:rPr>
            <w:rFonts w:hint="cs"/>
            <w:rtl/>
          </w:rPr>
          <w:t xml:space="preserve">תוך ביצוע יבוא קבצים מסוג </w:t>
        </w:r>
        <w:r>
          <w:rPr>
            <w:rFonts w:hint="cs"/>
          </w:rPr>
          <w:t>DEF</w:t>
        </w:r>
        <w:r>
          <w:rPr>
            <w:rFonts w:hint="cs"/>
            <w:rtl/>
          </w:rPr>
          <w:t xml:space="preserve"> (</w:t>
        </w:r>
        <w:r>
          <w:rPr>
            <w:rFonts w:hint="cs"/>
          </w:rPr>
          <w:t>GEO DOS</w:t>
        </w:r>
        <w:r>
          <w:rPr>
            <w:rFonts w:hint="cs"/>
            <w:rtl/>
          </w:rPr>
          <w:t>)</w:t>
        </w:r>
      </w:ins>
    </w:p>
    <w:p w:rsidR="00EC4228" w:rsidRDefault="00EC4228" w:rsidP="00EC4228">
      <w:pPr>
        <w:pStyle w:val="a8"/>
        <w:numPr>
          <w:ilvl w:val="1"/>
          <w:numId w:val="12"/>
        </w:numPr>
        <w:spacing w:line="360" w:lineRule="auto"/>
        <w:rPr>
          <w:ins w:id="96" w:author="dov" w:date="2012-04-21T10:42:00Z"/>
          <w:rFonts w:hint="cs"/>
        </w:rPr>
      </w:pPr>
      <w:r>
        <w:rPr>
          <w:rFonts w:hint="cs"/>
          <w:rtl/>
        </w:rPr>
        <w:t xml:space="preserve">שמירת נתונים בשלבים השונים של התכנית תהיה בפורמט </w:t>
      </w:r>
      <w:r>
        <w:rPr>
          <w:rFonts w:hint="cs"/>
        </w:rPr>
        <w:t>TXT</w:t>
      </w:r>
      <w:r>
        <w:rPr>
          <w:rFonts w:hint="cs"/>
          <w:rtl/>
        </w:rPr>
        <w:t xml:space="preserve"> ובשם </w:t>
      </w:r>
      <w:r>
        <w:rPr>
          <w:rFonts w:hint="cs"/>
        </w:rPr>
        <w:t>YYXXXXKA</w:t>
      </w:r>
      <w:r>
        <w:rPr>
          <w:rFonts w:hint="cs"/>
          <w:rtl/>
        </w:rPr>
        <w:t xml:space="preserve"> ו/או </w:t>
      </w:r>
      <w:r>
        <w:rPr>
          <w:rFonts w:hint="cs"/>
        </w:rPr>
        <w:t>YYXXXXKAN</w:t>
      </w:r>
      <w:r>
        <w:rPr>
          <w:rFonts w:hint="cs"/>
          <w:rtl/>
        </w:rPr>
        <w:t xml:space="preserve"> ו/או </w:t>
      </w:r>
      <w:r>
        <w:rPr>
          <w:rFonts w:hint="cs"/>
        </w:rPr>
        <w:t>YYXXXXKA05</w:t>
      </w:r>
      <w:r>
        <w:rPr>
          <w:rFonts w:hint="cs"/>
          <w:rtl/>
        </w:rPr>
        <w:t xml:space="preserve"> ובמחיצה המתאימה (לפני או אחרי התמרה).</w:t>
      </w:r>
    </w:p>
    <w:p w:rsidR="002C6405" w:rsidRDefault="002C6405" w:rsidP="002C6405">
      <w:pPr>
        <w:pStyle w:val="a8"/>
        <w:numPr>
          <w:ilvl w:val="1"/>
          <w:numId w:val="12"/>
        </w:numPr>
        <w:spacing w:line="360" w:lineRule="auto"/>
        <w:pPrChange w:id="97" w:author="dov" w:date="2012-04-21T10:43:00Z">
          <w:pPr>
            <w:pStyle w:val="a8"/>
            <w:numPr>
              <w:ilvl w:val="1"/>
              <w:numId w:val="12"/>
            </w:numPr>
            <w:spacing w:line="360" w:lineRule="auto"/>
            <w:ind w:left="1440" w:hanging="360"/>
          </w:pPr>
        </w:pPrChange>
      </w:pPr>
      <w:ins w:id="98" w:author="dov" w:date="2012-04-21T10:42:00Z">
        <w:r>
          <w:rPr>
            <w:rFonts w:hint="cs"/>
            <w:rtl/>
          </w:rPr>
          <w:t xml:space="preserve">דוגמה של התמודדות עם כמה מקבצים של נתונים ראה נספח </w:t>
        </w:r>
      </w:ins>
      <w:ins w:id="99" w:author="dov" w:date="2012-04-21T10:43:00Z">
        <w:r>
          <w:rPr>
            <w:rFonts w:hint="cs"/>
            <w:rtl/>
          </w:rPr>
          <w:t>ג</w:t>
        </w:r>
      </w:ins>
      <w:ins w:id="100" w:author="dov" w:date="2012-04-21T10:42:00Z">
        <w:r>
          <w:rPr>
            <w:rFonts w:hint="cs"/>
            <w:rtl/>
          </w:rPr>
          <w:t>'.</w:t>
        </w:r>
      </w:ins>
    </w:p>
    <w:p w:rsidR="002D792A" w:rsidRPr="00547B66" w:rsidRDefault="001C34C8" w:rsidP="00980AD3">
      <w:pPr>
        <w:spacing w:line="360" w:lineRule="auto"/>
        <w:rPr>
          <w:u w:val="single"/>
          <w:rtl/>
        </w:rPr>
      </w:pPr>
      <w:r>
        <w:rPr>
          <w:rFonts w:hint="cs"/>
          <w:u w:val="single"/>
          <w:rtl/>
        </w:rPr>
        <w:t>אופן תהליך העבודה</w:t>
      </w:r>
    </w:p>
    <w:p w:rsidR="002D792A" w:rsidRDefault="002D792A" w:rsidP="00980AD3">
      <w:pPr>
        <w:pStyle w:val="a8"/>
        <w:numPr>
          <w:ilvl w:val="0"/>
          <w:numId w:val="10"/>
        </w:numPr>
        <w:spacing w:line="360" w:lineRule="auto"/>
      </w:pPr>
      <w:r>
        <w:rPr>
          <w:rFonts w:hint="cs"/>
          <w:rtl/>
        </w:rPr>
        <w:t>כתיבת התוכנית</w:t>
      </w:r>
      <w:r w:rsidR="001C34C8">
        <w:rPr>
          <w:rFonts w:hint="cs"/>
          <w:rtl/>
        </w:rPr>
        <w:t xml:space="preserve"> בתוכנת </w:t>
      </w:r>
      <w:r w:rsidR="001C34C8">
        <w:rPr>
          <w:rFonts w:hint="cs"/>
        </w:rPr>
        <w:t>GEO2000</w:t>
      </w:r>
      <w:r w:rsidR="001C34C8">
        <w:rPr>
          <w:rFonts w:hint="cs"/>
          <w:rtl/>
        </w:rPr>
        <w:t xml:space="preserve"> (קידוד נתונים ופקודות)</w:t>
      </w:r>
    </w:p>
    <w:p w:rsidR="002D792A" w:rsidRDefault="002D792A" w:rsidP="00980AD3">
      <w:pPr>
        <w:pStyle w:val="a8"/>
        <w:numPr>
          <w:ilvl w:val="0"/>
          <w:numId w:val="10"/>
        </w:numPr>
        <w:spacing w:line="360" w:lineRule="auto"/>
      </w:pPr>
      <w:r>
        <w:rPr>
          <w:rFonts w:hint="cs"/>
          <w:rtl/>
        </w:rPr>
        <w:t>הרצת התכנית</w:t>
      </w:r>
    </w:p>
    <w:p w:rsidR="002D792A" w:rsidRDefault="002D792A" w:rsidP="00980AD3">
      <w:pPr>
        <w:pStyle w:val="a8"/>
        <w:numPr>
          <w:ilvl w:val="0"/>
          <w:numId w:val="10"/>
        </w:numPr>
        <w:spacing w:line="360" w:lineRule="auto"/>
      </w:pPr>
      <w:r>
        <w:rPr>
          <w:rFonts w:hint="cs"/>
          <w:rtl/>
        </w:rPr>
        <w:t xml:space="preserve">ביצוע </w:t>
      </w:r>
      <w:r>
        <w:rPr>
          <w:rFonts w:hint="cs"/>
        </w:rPr>
        <w:t>EXPORT</w:t>
      </w:r>
      <w:r>
        <w:rPr>
          <w:rFonts w:hint="cs"/>
          <w:rtl/>
        </w:rPr>
        <w:t xml:space="preserve"> </w:t>
      </w:r>
      <w:r w:rsidR="00EF384D">
        <w:rPr>
          <w:rFonts w:hint="cs"/>
          <w:rtl/>
        </w:rPr>
        <w:t>לקובצי</w:t>
      </w:r>
      <w:r>
        <w:rPr>
          <w:rFonts w:hint="cs"/>
          <w:rtl/>
        </w:rPr>
        <w:t xml:space="preserve"> </w:t>
      </w:r>
      <w:r>
        <w:rPr>
          <w:rFonts w:hint="cs"/>
        </w:rPr>
        <w:t>SR</w:t>
      </w:r>
      <w:r>
        <w:t>V</w:t>
      </w:r>
      <w:r>
        <w:rPr>
          <w:rFonts w:hint="cs"/>
          <w:rtl/>
        </w:rPr>
        <w:t>. את קבצי ה-</w:t>
      </w:r>
      <w:r>
        <w:rPr>
          <w:rFonts w:hint="cs"/>
        </w:rPr>
        <w:t>SRV</w:t>
      </w:r>
      <w:r>
        <w:rPr>
          <w:rFonts w:hint="cs"/>
          <w:rtl/>
        </w:rPr>
        <w:t xml:space="preserve"> יש לשים בתיקיה בה נמצא קובץ ה-</w:t>
      </w:r>
      <w:r>
        <w:rPr>
          <w:rFonts w:hint="cs"/>
        </w:rPr>
        <w:t>GEO</w:t>
      </w:r>
    </w:p>
    <w:p w:rsidR="002D792A" w:rsidRDefault="002D792A" w:rsidP="00980AD3">
      <w:pPr>
        <w:pStyle w:val="a8"/>
        <w:numPr>
          <w:ilvl w:val="0"/>
          <w:numId w:val="10"/>
        </w:numPr>
        <w:spacing w:line="360" w:lineRule="auto"/>
      </w:pPr>
      <w:r>
        <w:rPr>
          <w:rFonts w:hint="cs"/>
          <w:rtl/>
        </w:rPr>
        <w:t>בתוכנת ה</w:t>
      </w:r>
      <w:r w:rsidR="00EF384D">
        <w:rPr>
          <w:rFonts w:hint="cs"/>
          <w:rtl/>
        </w:rPr>
        <w:t>-</w:t>
      </w:r>
      <w:r w:rsidR="00EF384D">
        <w:rPr>
          <w:rFonts w:hint="cs"/>
        </w:rPr>
        <w:t>AUTOCAD</w:t>
      </w:r>
      <w:r>
        <w:rPr>
          <w:rFonts w:hint="cs"/>
          <w:rtl/>
        </w:rPr>
        <w:t xml:space="preserve"> יש לרשום </w:t>
      </w:r>
      <w:r>
        <w:rPr>
          <w:rFonts w:hint="cs"/>
        </w:rPr>
        <w:t>SRVIN</w:t>
      </w:r>
      <w:r>
        <w:rPr>
          <w:rFonts w:hint="cs"/>
          <w:rtl/>
        </w:rPr>
        <w:t xml:space="preserve"> ולבחור אחד מקבצי ה-</w:t>
      </w:r>
      <w:r>
        <w:rPr>
          <w:rFonts w:hint="cs"/>
        </w:rPr>
        <w:t>SRV</w:t>
      </w:r>
      <w:r>
        <w:rPr>
          <w:rFonts w:hint="cs"/>
          <w:rtl/>
        </w:rPr>
        <w:t xml:space="preserve"> שנוצרו בשלב הקודם. ב</w:t>
      </w:r>
      <w:r w:rsidR="00EF384D">
        <w:rPr>
          <w:rFonts w:hint="cs"/>
        </w:rPr>
        <w:t>AUTOCAD</w:t>
      </w:r>
      <w:r>
        <w:rPr>
          <w:rFonts w:hint="cs"/>
          <w:rtl/>
        </w:rPr>
        <w:t xml:space="preserve"> ייבנו הנקודות, הקווים והחלקות כפי שהוגדרו בתכנית.</w:t>
      </w:r>
    </w:p>
    <w:p w:rsidR="002D792A" w:rsidRDefault="002D792A" w:rsidP="00980AD3">
      <w:pPr>
        <w:pStyle w:val="a8"/>
        <w:numPr>
          <w:ilvl w:val="0"/>
          <w:numId w:val="10"/>
        </w:numPr>
        <w:spacing w:line="360" w:lineRule="auto"/>
        <w:rPr>
          <w:rtl/>
        </w:rPr>
      </w:pPr>
      <w:r>
        <w:rPr>
          <w:rFonts w:hint="cs"/>
          <w:rtl/>
        </w:rPr>
        <w:t xml:space="preserve">במקרה של שינויים נדרשים יש לחזור לקובץ </w:t>
      </w:r>
      <w:r>
        <w:rPr>
          <w:rFonts w:hint="cs"/>
        </w:rPr>
        <w:t>GEO</w:t>
      </w:r>
      <w:r>
        <w:rPr>
          <w:rFonts w:hint="cs"/>
          <w:rtl/>
        </w:rPr>
        <w:t>, לבצע את השינויים הנדרשים ולחזור על כל התהליך</w:t>
      </w:r>
    </w:p>
    <w:p w:rsidR="002D792A" w:rsidRPr="00547B66" w:rsidRDefault="002D792A" w:rsidP="00980AD3">
      <w:pPr>
        <w:spacing w:line="360" w:lineRule="auto"/>
        <w:rPr>
          <w:u w:val="single"/>
          <w:rtl/>
        </w:rPr>
      </w:pPr>
      <w:r w:rsidRPr="00547B66">
        <w:rPr>
          <w:rFonts w:hint="cs"/>
          <w:u w:val="single"/>
          <w:rtl/>
        </w:rPr>
        <w:t>שמות קבצים</w:t>
      </w:r>
    </w:p>
    <w:p w:rsidR="002D792A" w:rsidRDefault="002D792A" w:rsidP="00980AD3">
      <w:pPr>
        <w:pStyle w:val="a8"/>
        <w:numPr>
          <w:ilvl w:val="0"/>
          <w:numId w:val="3"/>
        </w:numPr>
        <w:spacing w:line="360" w:lineRule="auto"/>
      </w:pPr>
      <w:r>
        <w:rPr>
          <w:rFonts w:hint="cs"/>
          <w:rtl/>
        </w:rPr>
        <w:t>שם קובץ ה-</w:t>
      </w:r>
      <w:r>
        <w:rPr>
          <w:rFonts w:hint="cs"/>
        </w:rPr>
        <w:t>GEO</w:t>
      </w:r>
      <w:r>
        <w:rPr>
          <w:rFonts w:hint="cs"/>
          <w:rtl/>
        </w:rPr>
        <w:t xml:space="preserve"> יהיה </w:t>
      </w:r>
      <w:r>
        <w:rPr>
          <w:rFonts w:hint="cs"/>
        </w:rPr>
        <w:t>YYXXXXKA05</w:t>
      </w:r>
      <w:r>
        <w:rPr>
          <w:rFonts w:hint="cs"/>
          <w:rtl/>
        </w:rPr>
        <w:t xml:space="preserve"> עבור תוכנית שהפלט שלה הוא ברשת ישראל 2005. שם הקובץ יהיה  </w:t>
      </w:r>
      <w:r>
        <w:rPr>
          <w:rFonts w:hint="cs"/>
        </w:rPr>
        <w:t>YYXXXXKAN</w:t>
      </w:r>
      <w:r>
        <w:rPr>
          <w:rFonts w:hint="cs"/>
          <w:rtl/>
        </w:rPr>
        <w:t xml:space="preserve"> עבור תוכנית שהפלט שלה הוא ברשת חדשה בלבד.</w:t>
      </w:r>
    </w:p>
    <w:p w:rsidR="002D792A" w:rsidRDefault="002D792A" w:rsidP="00727346">
      <w:pPr>
        <w:pStyle w:val="a8"/>
        <w:numPr>
          <w:ilvl w:val="0"/>
          <w:numId w:val="3"/>
        </w:numPr>
        <w:spacing w:line="360" w:lineRule="auto"/>
        <w:pPrChange w:id="101" w:author="dov" w:date="2012-04-21T10:52:00Z">
          <w:pPr>
            <w:pStyle w:val="a8"/>
            <w:numPr>
              <w:numId w:val="3"/>
            </w:numPr>
            <w:spacing w:line="360" w:lineRule="auto"/>
            <w:ind w:hanging="360"/>
          </w:pPr>
        </w:pPrChange>
      </w:pPr>
      <w:r>
        <w:rPr>
          <w:rFonts w:hint="cs"/>
          <w:rtl/>
        </w:rPr>
        <w:t xml:space="preserve">יש לעשות </w:t>
      </w:r>
      <w:r>
        <w:rPr>
          <w:rFonts w:hint="cs"/>
        </w:rPr>
        <w:t>SAVE</w:t>
      </w:r>
      <w:r>
        <w:rPr>
          <w:rFonts w:hint="cs"/>
          <w:rtl/>
        </w:rPr>
        <w:t xml:space="preserve"> בכל שלב של התכנית לפני ביצוע התמרות ובסוף התכנית. פקודה זו יוצרת קבצים עם שמות הנקודות וערכיהן ברשת קואורדינאטות ארצית.</w:t>
      </w:r>
      <w:del w:id="102" w:author="dov" w:date="2012-04-21T10:52:00Z">
        <w:r w:rsidDel="00727346">
          <w:rPr>
            <w:rFonts w:hint="cs"/>
            <w:rtl/>
          </w:rPr>
          <w:delText xml:space="preserve"> כך תכנית שתכיל חומר ביסוס ברשת ישנה וחדשה תיצור פלט של שלושה קבצים.</w:delText>
        </w:r>
      </w:del>
      <w:r>
        <w:rPr>
          <w:rFonts w:hint="cs"/>
          <w:rtl/>
        </w:rPr>
        <w:t xml:space="preserve"> אחרי שלב עיבוד חומר ביסוס ברשת ישנה ולפני ההתמרה יש ליצור קובץ על ידי שימוש בפקודת </w:t>
      </w:r>
      <w:r>
        <w:rPr>
          <w:rFonts w:hint="cs"/>
        </w:rPr>
        <w:t>SAVE</w:t>
      </w:r>
      <w:r>
        <w:rPr>
          <w:rFonts w:hint="cs"/>
          <w:rtl/>
        </w:rPr>
        <w:t xml:space="preserve"> בשם </w:t>
      </w:r>
      <w:r>
        <w:rPr>
          <w:rFonts w:hint="cs"/>
        </w:rPr>
        <w:t>YYXXXXKA.TXT</w:t>
      </w:r>
      <w:r>
        <w:rPr>
          <w:rFonts w:hint="cs"/>
          <w:rtl/>
        </w:rPr>
        <w:t xml:space="preserve">. קובץ זה יישמר במחיצת ה-  </w:t>
      </w:r>
      <w:r w:rsidRPr="00164588">
        <w:t>PRE_HATM</w:t>
      </w:r>
      <w:r>
        <w:rPr>
          <w:rFonts w:hint="cs"/>
          <w:rtl/>
        </w:rPr>
        <w:t xml:space="preserve">. אחרי שלב עיבוד חומר ביסוס ברשת חדשה ולפני ההתמרה יש </w:t>
      </w:r>
      <w:r w:rsidRPr="00164588">
        <w:rPr>
          <w:rtl/>
        </w:rPr>
        <w:t xml:space="preserve">ליצור קובץ על ידי שימוש בפקודת </w:t>
      </w:r>
      <w:r w:rsidRPr="00164588">
        <w:t>SAVE</w:t>
      </w:r>
      <w:r w:rsidRPr="00164588">
        <w:rPr>
          <w:rtl/>
        </w:rPr>
        <w:t xml:space="preserve"> בשם </w:t>
      </w:r>
      <w:r w:rsidRPr="00164588">
        <w:t>YYXXXXKA</w:t>
      </w:r>
      <w:r>
        <w:t>N</w:t>
      </w:r>
      <w:r w:rsidRPr="00164588">
        <w:t>.TXT</w:t>
      </w:r>
      <w:r>
        <w:rPr>
          <w:rFonts w:hint="cs"/>
          <w:rtl/>
        </w:rPr>
        <w:t xml:space="preserve">. קובץ זה יישמר במחיצת ה-  </w:t>
      </w:r>
      <w:r w:rsidRPr="00164588">
        <w:t>PRE_HATM</w:t>
      </w:r>
      <w:r>
        <w:rPr>
          <w:rFonts w:hint="cs"/>
          <w:rtl/>
        </w:rPr>
        <w:t xml:space="preserve"> אם תהיה התמרה לרשת ישראל 2005 ובמחיצת </w:t>
      </w:r>
      <w:r>
        <w:t xml:space="preserve">POS_HATM </w:t>
      </w:r>
      <w:r>
        <w:rPr>
          <w:rFonts w:hint="cs"/>
          <w:rtl/>
        </w:rPr>
        <w:t xml:space="preserve"> אם לא תהיה התמרה נוספת. במקרה שתהיה התמרה לרשת ישראל 2005 הרי בסוף התכנית יש ליצור קובץ בעזרת פקודת </w:t>
      </w:r>
      <w:r>
        <w:rPr>
          <w:rFonts w:hint="cs"/>
        </w:rPr>
        <w:t>SAVE</w:t>
      </w:r>
      <w:r>
        <w:rPr>
          <w:rFonts w:hint="cs"/>
          <w:rtl/>
        </w:rPr>
        <w:t xml:space="preserve"> בשם </w:t>
      </w:r>
      <w:r>
        <w:rPr>
          <w:rFonts w:hint="cs"/>
        </w:rPr>
        <w:t>YYXXXXKA05</w:t>
      </w:r>
      <w:r>
        <w:rPr>
          <w:rFonts w:hint="cs"/>
          <w:rtl/>
        </w:rPr>
        <w:t xml:space="preserve"> ולשמור אותו במחיצת </w:t>
      </w:r>
      <w:r>
        <w:t>POS_HATM</w:t>
      </w:r>
      <w:r>
        <w:rPr>
          <w:rFonts w:hint="cs"/>
          <w:rtl/>
        </w:rPr>
        <w:t>.</w:t>
      </w:r>
    </w:p>
    <w:p w:rsidR="002D792A" w:rsidRDefault="002D792A" w:rsidP="00980AD3">
      <w:pPr>
        <w:pStyle w:val="a8"/>
        <w:numPr>
          <w:ilvl w:val="0"/>
          <w:numId w:val="3"/>
        </w:numPr>
        <w:spacing w:line="360" w:lineRule="auto"/>
      </w:pPr>
      <w:r>
        <w:rPr>
          <w:rFonts w:hint="cs"/>
          <w:rtl/>
        </w:rPr>
        <w:t>קבצי עזר שנבנים לצורך התכנית (כגון ערכי נקודות המוקלדים מתיק חישובים ונכנסים לתוכנית ה-</w:t>
      </w:r>
      <w:r>
        <w:rPr>
          <w:rFonts w:hint="cs"/>
        </w:rPr>
        <w:t>GEO</w:t>
      </w:r>
      <w:r>
        <w:rPr>
          <w:rFonts w:hint="cs"/>
          <w:rtl/>
        </w:rPr>
        <w:t xml:space="preserve"> ) יהיו במחיצה של </w:t>
      </w:r>
      <w:r>
        <w:t xml:space="preserve">PRE_HATM </w:t>
      </w:r>
      <w:r>
        <w:rPr>
          <w:rFonts w:hint="cs"/>
          <w:rtl/>
        </w:rPr>
        <w:t xml:space="preserve"> או </w:t>
      </w:r>
      <w:r>
        <w:t>POS_HATM</w:t>
      </w:r>
      <w:r>
        <w:rPr>
          <w:rFonts w:hint="cs"/>
          <w:rtl/>
        </w:rPr>
        <w:t xml:space="preserve"> לפי העניין.</w:t>
      </w:r>
    </w:p>
    <w:p w:rsidR="002D792A" w:rsidRPr="00547B66" w:rsidRDefault="002D792A" w:rsidP="00980AD3">
      <w:pPr>
        <w:spacing w:line="360" w:lineRule="auto"/>
        <w:rPr>
          <w:u w:val="single"/>
          <w:rtl/>
        </w:rPr>
      </w:pPr>
      <w:r w:rsidRPr="00547B66">
        <w:rPr>
          <w:rFonts w:hint="cs"/>
          <w:u w:val="single"/>
          <w:rtl/>
        </w:rPr>
        <w:t>שמות נקודות</w:t>
      </w:r>
    </w:p>
    <w:p w:rsidR="002D792A" w:rsidRDefault="002D792A" w:rsidP="00980AD3">
      <w:pPr>
        <w:pStyle w:val="a8"/>
        <w:numPr>
          <w:ilvl w:val="0"/>
          <w:numId w:val="4"/>
        </w:numPr>
        <w:spacing w:line="360" w:lineRule="auto"/>
      </w:pPr>
      <w:proofErr w:type="spellStart"/>
      <w:r>
        <w:rPr>
          <w:rFonts w:hint="cs"/>
          <w:rtl/>
        </w:rPr>
        <w:t>טריגים</w:t>
      </w:r>
      <w:proofErr w:type="spellEnd"/>
      <w:r>
        <w:rPr>
          <w:rFonts w:hint="cs"/>
          <w:rtl/>
        </w:rPr>
        <w:t xml:space="preserve"> ירשמו בצורה הבאה (למשל  </w:t>
      </w:r>
      <w:r>
        <w:t>105-Z</w:t>
      </w:r>
      <w:r>
        <w:rPr>
          <w:rFonts w:hint="cs"/>
          <w:rtl/>
        </w:rPr>
        <w:t xml:space="preserve">). </w:t>
      </w:r>
    </w:p>
    <w:p w:rsidR="002D792A" w:rsidRDefault="002D792A" w:rsidP="00980AD3">
      <w:pPr>
        <w:pStyle w:val="a8"/>
        <w:numPr>
          <w:ilvl w:val="0"/>
          <w:numId w:val="4"/>
        </w:numPr>
        <w:spacing w:line="360" w:lineRule="auto"/>
      </w:pPr>
      <w:r>
        <w:rPr>
          <w:rFonts w:hint="cs"/>
          <w:rtl/>
        </w:rPr>
        <w:t xml:space="preserve">נקודות פוליגון ירשמו בצורה הבאה (למשל </w:t>
      </w:r>
      <w:r>
        <w:t>123WH</w:t>
      </w:r>
      <w:ins w:id="103" w:author="dov" w:date="2012-04-21T10:52:00Z">
        <w:r w:rsidR="00727346">
          <w:rPr>
            <w:rFonts w:hint="cs"/>
            <w:rtl/>
          </w:rPr>
          <w:t xml:space="preserve"> או </w:t>
        </w:r>
        <w:r w:rsidR="00727346">
          <w:t>123/WH</w:t>
        </w:r>
      </w:ins>
      <w:r w:rsidR="007C702C">
        <w:rPr>
          <w:rFonts w:hint="cs"/>
          <w:rtl/>
        </w:rPr>
        <w:t xml:space="preserve">). </w:t>
      </w:r>
    </w:p>
    <w:p w:rsidR="002D792A" w:rsidRDefault="00727346" w:rsidP="00980AD3">
      <w:pPr>
        <w:pStyle w:val="a8"/>
        <w:numPr>
          <w:ilvl w:val="0"/>
          <w:numId w:val="4"/>
        </w:numPr>
        <w:spacing w:line="360" w:lineRule="auto"/>
      </w:pPr>
      <w:ins w:id="104" w:author="dov" w:date="2012-04-21T10:53:00Z">
        <w:r>
          <w:rPr>
            <w:rFonts w:hint="cs"/>
            <w:rtl/>
          </w:rPr>
          <w:t xml:space="preserve">יש לקבוע אות מייצגת לכל מקבץ נתונים. </w:t>
        </w:r>
      </w:ins>
      <w:r w:rsidR="002D792A">
        <w:rPr>
          <w:rFonts w:hint="cs"/>
          <w:rtl/>
        </w:rPr>
        <w:t>כל מספרי הנקודות המהוות נקודת מפנה של גבול יקבלו אות לטינית אחרי הספרות של המספר עצמו. מספר הספרות יהיה עד 5 ספרות.</w:t>
      </w:r>
      <w:ins w:id="105" w:author="dov" w:date="2012-04-21T10:53:00Z">
        <w:r>
          <w:rPr>
            <w:rFonts w:hint="cs"/>
            <w:rtl/>
          </w:rPr>
          <w:t xml:space="preserve"> לדוגמה, נקודה 123 בתיק חישובים של מקבץ שמיוצג על ידי האות </w:t>
        </w:r>
      </w:ins>
      <w:ins w:id="106" w:author="dov" w:date="2012-04-21T10:54:00Z">
        <w:r>
          <w:rPr>
            <w:rFonts w:hint="cs"/>
          </w:rPr>
          <w:t>C</w:t>
        </w:r>
        <w:r>
          <w:rPr>
            <w:rFonts w:hint="cs"/>
            <w:rtl/>
          </w:rPr>
          <w:t xml:space="preserve"> יהפך ל- </w:t>
        </w:r>
        <w:r>
          <w:t>123C</w:t>
        </w:r>
        <w:r>
          <w:rPr>
            <w:rFonts w:hint="cs"/>
            <w:rtl/>
          </w:rPr>
          <w:t xml:space="preserve">. נקודה </w:t>
        </w:r>
        <w:r>
          <w:t>123X</w:t>
        </w:r>
        <w:r>
          <w:rPr>
            <w:rFonts w:hint="cs"/>
            <w:rtl/>
          </w:rPr>
          <w:t xml:space="preserve"> באותו תיק חישובים תהפך ל- </w:t>
        </w:r>
      </w:ins>
      <w:ins w:id="107" w:author="dov" w:date="2012-04-21T10:55:00Z">
        <w:r>
          <w:t>123XC</w:t>
        </w:r>
        <w:r>
          <w:rPr>
            <w:rFonts w:hint="cs"/>
            <w:rtl/>
          </w:rPr>
          <w:t>.</w:t>
        </w:r>
      </w:ins>
    </w:p>
    <w:p w:rsidR="002D792A" w:rsidRDefault="002D792A" w:rsidP="00980AD3">
      <w:pPr>
        <w:pStyle w:val="a8"/>
        <w:numPr>
          <w:ilvl w:val="0"/>
          <w:numId w:val="4"/>
        </w:numPr>
        <w:spacing w:line="360" w:lineRule="auto"/>
      </w:pPr>
      <w:r>
        <w:rPr>
          <w:rFonts w:hint="cs"/>
          <w:rtl/>
        </w:rPr>
        <w:t>יש לשמור על המספור של חומר הביסוס (לפני הוספת האות הלטינית)</w:t>
      </w:r>
    </w:p>
    <w:p w:rsidR="002D792A" w:rsidRDefault="002D792A" w:rsidP="00980AD3">
      <w:pPr>
        <w:pStyle w:val="a8"/>
        <w:numPr>
          <w:ilvl w:val="0"/>
          <w:numId w:val="4"/>
        </w:numPr>
        <w:spacing w:line="360" w:lineRule="auto"/>
      </w:pPr>
      <w:r>
        <w:rPr>
          <w:rFonts w:hint="cs"/>
          <w:rtl/>
        </w:rPr>
        <w:t xml:space="preserve">כל אות תייצג </w:t>
      </w:r>
      <w:ins w:id="108" w:author="dov" w:date="2012-04-21T10:55:00Z">
        <w:r w:rsidR="00020D16">
          <w:rPr>
            <w:rFonts w:hint="cs"/>
            <w:rtl/>
          </w:rPr>
          <w:t xml:space="preserve">כאמור </w:t>
        </w:r>
      </w:ins>
      <w:r>
        <w:rPr>
          <w:rFonts w:hint="cs"/>
          <w:rtl/>
        </w:rPr>
        <w:t xml:space="preserve">קבוצה של חומר ביסוס. אין להשתמש בסיומת עם האות </w:t>
      </w:r>
      <w:r>
        <w:rPr>
          <w:rFonts w:hint="cs"/>
        </w:rPr>
        <w:t>A</w:t>
      </w:r>
      <w:r>
        <w:rPr>
          <w:rFonts w:hint="cs"/>
          <w:rtl/>
        </w:rPr>
        <w:t>.</w:t>
      </w:r>
      <w:r w:rsidR="00C21A04">
        <w:rPr>
          <w:rFonts w:hint="cs"/>
          <w:rtl/>
        </w:rPr>
        <w:t xml:space="preserve"> אות זאת תשמש כזיהוי לנקודות שהוזזו ממקומן הראשוני עקב שיקולים של התאמת חזיתות למשל (</w:t>
      </w:r>
      <w:r w:rsidR="00C21A04">
        <w:t>123RA</w:t>
      </w:r>
      <w:r w:rsidR="00C21A04">
        <w:rPr>
          <w:rFonts w:hint="cs"/>
          <w:rtl/>
        </w:rPr>
        <w:t xml:space="preserve"> מקורו בנקודה </w:t>
      </w:r>
      <w:r w:rsidR="00DA4F2C">
        <w:t>123R</w:t>
      </w:r>
      <w:r w:rsidR="00DA4F2C">
        <w:rPr>
          <w:rFonts w:hint="cs"/>
          <w:rtl/>
        </w:rPr>
        <w:t>).</w:t>
      </w:r>
    </w:p>
    <w:p w:rsidR="002D792A" w:rsidRDefault="002D792A" w:rsidP="00675D0F">
      <w:pPr>
        <w:pStyle w:val="a8"/>
        <w:numPr>
          <w:ilvl w:val="0"/>
          <w:numId w:val="4"/>
        </w:numPr>
        <w:spacing w:line="360" w:lineRule="auto"/>
      </w:pPr>
      <w:r>
        <w:rPr>
          <w:rFonts w:hint="cs"/>
          <w:rtl/>
        </w:rPr>
        <w:t xml:space="preserve">מספרי נקודות המחושבים מפנקסי שדה של הסדר שאין לו מספרי נקודות יקבלו מספור שוטף ובסופו האות </w:t>
      </w:r>
      <w:r>
        <w:rPr>
          <w:rFonts w:hint="cs"/>
        </w:rPr>
        <w:t>R</w:t>
      </w:r>
      <w:r>
        <w:rPr>
          <w:rFonts w:hint="cs"/>
          <w:rtl/>
        </w:rPr>
        <w:t>.</w:t>
      </w:r>
      <w:r w:rsidR="00675D0F">
        <w:rPr>
          <w:rFonts w:hint="cs"/>
          <w:rtl/>
        </w:rPr>
        <w:t xml:space="preserve"> </w:t>
      </w:r>
    </w:p>
    <w:p w:rsidR="00675D0F" w:rsidRDefault="00675D0F" w:rsidP="00675D0F">
      <w:pPr>
        <w:pStyle w:val="a8"/>
        <w:numPr>
          <w:ilvl w:val="0"/>
          <w:numId w:val="4"/>
        </w:numPr>
        <w:spacing w:line="360" w:lineRule="auto"/>
      </w:pPr>
      <w:r>
        <w:rPr>
          <w:rFonts w:hint="cs"/>
          <w:rtl/>
        </w:rPr>
        <w:t xml:space="preserve">מספרי נקודות המחושבים מפנקסי שדה של </w:t>
      </w:r>
      <w:proofErr w:type="spellStart"/>
      <w:r>
        <w:rPr>
          <w:rFonts w:hint="cs"/>
          <w:rtl/>
        </w:rPr>
        <w:t>תצ"ר</w:t>
      </w:r>
      <w:proofErr w:type="spellEnd"/>
      <w:r>
        <w:rPr>
          <w:rFonts w:hint="cs"/>
          <w:rtl/>
        </w:rPr>
        <w:t xml:space="preserve"> שאין לו מספרי נקודות יקבלו מספור שוטף ובסופו האות שתבחר עבור אותו </w:t>
      </w:r>
      <w:proofErr w:type="spellStart"/>
      <w:r>
        <w:rPr>
          <w:rFonts w:hint="cs"/>
          <w:rtl/>
        </w:rPr>
        <w:t>תצ"ר</w:t>
      </w:r>
      <w:proofErr w:type="spellEnd"/>
      <w:r>
        <w:rPr>
          <w:rFonts w:hint="cs"/>
          <w:rtl/>
        </w:rPr>
        <w:t>.</w:t>
      </w:r>
    </w:p>
    <w:p w:rsidR="002D792A" w:rsidRDefault="002D792A" w:rsidP="00980AD3">
      <w:pPr>
        <w:pStyle w:val="a8"/>
        <w:numPr>
          <w:ilvl w:val="0"/>
          <w:numId w:val="4"/>
        </w:numPr>
        <w:spacing w:line="360" w:lineRule="auto"/>
      </w:pPr>
      <w:r>
        <w:rPr>
          <w:rFonts w:hint="cs"/>
          <w:rtl/>
        </w:rPr>
        <w:t xml:space="preserve">מספרי נקודות הנלקחים מדיגיטציה יקבלו את הסיומת </w:t>
      </w:r>
      <w:r>
        <w:rPr>
          <w:rFonts w:hint="cs"/>
        </w:rPr>
        <w:t>D</w:t>
      </w:r>
      <w:r>
        <w:rPr>
          <w:rFonts w:hint="cs"/>
          <w:rtl/>
        </w:rPr>
        <w:t>.</w:t>
      </w:r>
    </w:p>
    <w:p w:rsidR="002D792A" w:rsidRDefault="002D792A" w:rsidP="00980AD3">
      <w:pPr>
        <w:pStyle w:val="a8"/>
        <w:numPr>
          <w:ilvl w:val="0"/>
          <w:numId w:val="4"/>
        </w:numPr>
        <w:spacing w:line="360" w:lineRule="auto"/>
      </w:pPr>
      <w:r>
        <w:rPr>
          <w:rFonts w:hint="cs"/>
          <w:rtl/>
        </w:rPr>
        <w:t xml:space="preserve">מספרי נקודות הנלקחות ממדידת שדה </w:t>
      </w:r>
      <w:r w:rsidR="00664D75">
        <w:rPr>
          <w:rFonts w:hint="cs"/>
          <w:rtl/>
        </w:rPr>
        <w:t xml:space="preserve">(של </w:t>
      </w:r>
      <w:proofErr w:type="spellStart"/>
      <w:r w:rsidR="00664D75">
        <w:rPr>
          <w:rFonts w:hint="cs"/>
          <w:rtl/>
        </w:rPr>
        <w:t>דטהמפ</w:t>
      </w:r>
      <w:proofErr w:type="spellEnd"/>
      <w:r w:rsidR="00664D75">
        <w:rPr>
          <w:rFonts w:hint="cs"/>
          <w:rtl/>
        </w:rPr>
        <w:t xml:space="preserve"> או ממקור חיצוני) </w:t>
      </w:r>
      <w:r>
        <w:rPr>
          <w:rFonts w:hint="cs"/>
          <w:rtl/>
        </w:rPr>
        <w:t xml:space="preserve">יקבלו את הסיומת </w:t>
      </w:r>
      <w:r>
        <w:rPr>
          <w:rFonts w:hint="cs"/>
        </w:rPr>
        <w:t>S</w:t>
      </w:r>
      <w:r>
        <w:rPr>
          <w:rFonts w:hint="cs"/>
          <w:rtl/>
        </w:rPr>
        <w:t>.</w:t>
      </w:r>
    </w:p>
    <w:p w:rsidR="002D792A" w:rsidRDefault="002D792A" w:rsidP="00980AD3">
      <w:pPr>
        <w:pStyle w:val="a8"/>
        <w:numPr>
          <w:ilvl w:val="0"/>
          <w:numId w:val="4"/>
        </w:numPr>
        <w:spacing w:line="360" w:lineRule="auto"/>
      </w:pPr>
      <w:proofErr w:type="spellStart"/>
      <w:r>
        <w:rPr>
          <w:rFonts w:hint="cs"/>
          <w:rtl/>
        </w:rPr>
        <w:t>פיקטים</w:t>
      </w:r>
      <w:proofErr w:type="spellEnd"/>
      <w:r>
        <w:rPr>
          <w:rFonts w:hint="cs"/>
          <w:rtl/>
        </w:rPr>
        <w:t xml:space="preserve"> (נקודות עזר) יקבלו </w:t>
      </w:r>
      <w:r w:rsidRPr="00420DBE">
        <w:rPr>
          <w:rFonts w:hint="cs"/>
          <w:u w:val="single"/>
          <w:rtl/>
        </w:rPr>
        <w:t>קידומת</w:t>
      </w:r>
      <w:r>
        <w:rPr>
          <w:rFonts w:hint="cs"/>
          <w:rtl/>
        </w:rPr>
        <w:t xml:space="preserve"> המכילה את האותיות </w:t>
      </w:r>
      <w:r>
        <w:rPr>
          <w:rFonts w:hint="cs"/>
        </w:rPr>
        <w:t>PK</w:t>
      </w:r>
      <w:r>
        <w:rPr>
          <w:rFonts w:hint="cs"/>
          <w:rtl/>
        </w:rPr>
        <w:t>.</w:t>
      </w:r>
    </w:p>
    <w:p w:rsidR="002D792A" w:rsidRDefault="002D792A" w:rsidP="00980AD3">
      <w:pPr>
        <w:pStyle w:val="a8"/>
        <w:numPr>
          <w:ilvl w:val="0"/>
          <w:numId w:val="4"/>
        </w:numPr>
        <w:spacing w:line="360" w:lineRule="auto"/>
      </w:pPr>
      <w:r>
        <w:rPr>
          <w:rFonts w:hint="cs"/>
          <w:rtl/>
        </w:rPr>
        <w:t>במקרה של חזרה על מספרי נקודות של חומר ביסוס (בד"כ דיגיטציה של כמה גושים) ניתן להוסיף לכל גוש מספר קבוע (למשל הגוש הראשון ללא שינוי, השני תוספת של 1000 למספר הנקודה, השלישי תוספת של 2000 וכן הלאה).</w:t>
      </w:r>
    </w:p>
    <w:p w:rsidR="002D792A" w:rsidRDefault="002D792A" w:rsidP="00980AD3">
      <w:pPr>
        <w:pStyle w:val="a8"/>
        <w:numPr>
          <w:ilvl w:val="0"/>
          <w:numId w:val="4"/>
        </w:numPr>
        <w:spacing w:line="360" w:lineRule="auto"/>
      </w:pPr>
      <w:r>
        <w:rPr>
          <w:rFonts w:hint="cs"/>
          <w:rtl/>
        </w:rPr>
        <w:t>נקודות שאינן נקודות גבול אלא פרטים יקבלו מספר עם סיומת אותיות המייצגות את סוג הפרט:</w:t>
      </w:r>
    </w:p>
    <w:p w:rsidR="002D792A" w:rsidRDefault="002D792A" w:rsidP="00980AD3">
      <w:pPr>
        <w:pStyle w:val="a8"/>
        <w:numPr>
          <w:ilvl w:val="1"/>
          <w:numId w:val="4"/>
        </w:numPr>
        <w:spacing w:line="360" w:lineRule="auto"/>
      </w:pPr>
      <w:r>
        <w:rPr>
          <w:rFonts w:hint="cs"/>
          <w:rtl/>
        </w:rPr>
        <w:t xml:space="preserve">מבנים </w:t>
      </w:r>
      <w:r>
        <w:rPr>
          <w:rtl/>
        </w:rPr>
        <w:t>–</w:t>
      </w:r>
      <w:r>
        <w:rPr>
          <w:rFonts w:hint="cs"/>
          <w:rtl/>
        </w:rPr>
        <w:t xml:space="preserve"> </w:t>
      </w:r>
      <w:r>
        <w:t>BL</w:t>
      </w:r>
    </w:p>
    <w:p w:rsidR="002D792A" w:rsidRDefault="002D792A" w:rsidP="00980AD3">
      <w:pPr>
        <w:pStyle w:val="a8"/>
        <w:numPr>
          <w:ilvl w:val="1"/>
          <w:numId w:val="4"/>
        </w:numPr>
        <w:spacing w:line="360" w:lineRule="auto"/>
      </w:pPr>
      <w:r>
        <w:rPr>
          <w:rFonts w:hint="cs"/>
          <w:rtl/>
        </w:rPr>
        <w:t xml:space="preserve">קירות </w:t>
      </w:r>
      <w:r>
        <w:rPr>
          <w:rtl/>
        </w:rPr>
        <w:t>–</w:t>
      </w:r>
      <w:r>
        <w:rPr>
          <w:rFonts w:hint="cs"/>
          <w:rtl/>
        </w:rPr>
        <w:t xml:space="preserve"> </w:t>
      </w:r>
      <w:r>
        <w:t>WL</w:t>
      </w:r>
    </w:p>
    <w:p w:rsidR="002D792A" w:rsidRDefault="002D792A" w:rsidP="00980AD3">
      <w:pPr>
        <w:pStyle w:val="a8"/>
        <w:numPr>
          <w:ilvl w:val="1"/>
          <w:numId w:val="4"/>
        </w:numPr>
        <w:spacing w:line="360" w:lineRule="auto"/>
      </w:pPr>
      <w:r>
        <w:rPr>
          <w:rFonts w:hint="cs"/>
          <w:rtl/>
        </w:rPr>
        <w:t xml:space="preserve">צידי דרך </w:t>
      </w:r>
      <w:r>
        <w:rPr>
          <w:rtl/>
        </w:rPr>
        <w:t>–</w:t>
      </w:r>
      <w:r>
        <w:rPr>
          <w:rFonts w:hint="cs"/>
          <w:rtl/>
        </w:rPr>
        <w:t xml:space="preserve"> </w:t>
      </w:r>
      <w:r>
        <w:t>RD</w:t>
      </w:r>
    </w:p>
    <w:p w:rsidR="002D792A" w:rsidRDefault="002D792A" w:rsidP="00980AD3">
      <w:pPr>
        <w:pStyle w:val="a8"/>
        <w:numPr>
          <w:ilvl w:val="1"/>
          <w:numId w:val="4"/>
        </w:numPr>
        <w:spacing w:line="360" w:lineRule="auto"/>
      </w:pPr>
      <w:r>
        <w:rPr>
          <w:rFonts w:hint="cs"/>
          <w:rtl/>
        </w:rPr>
        <w:t xml:space="preserve">גדרות </w:t>
      </w:r>
      <w:r>
        <w:rPr>
          <w:rtl/>
        </w:rPr>
        <w:t>–</w:t>
      </w:r>
      <w:r>
        <w:rPr>
          <w:rFonts w:hint="cs"/>
          <w:rtl/>
        </w:rPr>
        <w:t xml:space="preserve"> </w:t>
      </w:r>
      <w:r>
        <w:rPr>
          <w:rFonts w:hint="cs"/>
        </w:rPr>
        <w:t>FN</w:t>
      </w:r>
    </w:p>
    <w:p w:rsidR="002D792A" w:rsidRDefault="002D792A" w:rsidP="00980AD3">
      <w:pPr>
        <w:pStyle w:val="a8"/>
        <w:numPr>
          <w:ilvl w:val="1"/>
          <w:numId w:val="4"/>
        </w:numPr>
        <w:spacing w:line="360" w:lineRule="auto"/>
      </w:pPr>
      <w:proofErr w:type="spellStart"/>
      <w:r>
        <w:rPr>
          <w:rFonts w:hint="cs"/>
          <w:rtl/>
        </w:rPr>
        <w:t>וכו</w:t>
      </w:r>
      <w:proofErr w:type="spellEnd"/>
      <w:r>
        <w:rPr>
          <w:rFonts w:hint="cs"/>
          <w:rtl/>
        </w:rPr>
        <w:t>'</w:t>
      </w:r>
    </w:p>
    <w:p w:rsidR="002D792A" w:rsidRDefault="002D792A" w:rsidP="00980AD3">
      <w:pPr>
        <w:pStyle w:val="a8"/>
        <w:numPr>
          <w:ilvl w:val="0"/>
          <w:numId w:val="4"/>
        </w:numPr>
        <w:spacing w:line="360" w:lineRule="auto"/>
      </w:pPr>
      <w:r>
        <w:rPr>
          <w:rFonts w:hint="cs"/>
          <w:rtl/>
        </w:rPr>
        <w:t>במקרה שנקודה מוגדרת על ידי יותר מסוג אחד (למשל נקודת גבול שהיא גם פינת מבנה) יש צורך להגדיר/לחשב כל סוג בנפרד (עם קוד הסיווג שלו).</w:t>
      </w:r>
    </w:p>
    <w:p w:rsidR="002D792A" w:rsidRPr="00547B66" w:rsidRDefault="002D792A" w:rsidP="00980AD3">
      <w:pPr>
        <w:spacing w:line="360" w:lineRule="auto"/>
        <w:rPr>
          <w:u w:val="single"/>
          <w:rtl/>
        </w:rPr>
      </w:pPr>
      <w:r w:rsidRPr="00547B66">
        <w:rPr>
          <w:rFonts w:hint="cs"/>
          <w:u w:val="single"/>
          <w:rtl/>
        </w:rPr>
        <w:t>סיווג נקודות</w:t>
      </w:r>
    </w:p>
    <w:p w:rsidR="002D792A" w:rsidDel="008A1E7E" w:rsidRDefault="002D792A" w:rsidP="00980AD3">
      <w:pPr>
        <w:pStyle w:val="a8"/>
        <w:numPr>
          <w:ilvl w:val="0"/>
          <w:numId w:val="5"/>
        </w:numPr>
        <w:spacing w:line="360" w:lineRule="auto"/>
        <w:ind w:left="714" w:hanging="357"/>
        <w:rPr>
          <w:del w:id="109" w:author="dov" w:date="2012-04-21T11:16:00Z"/>
        </w:rPr>
      </w:pPr>
      <w:del w:id="110" w:author="dov" w:date="2012-04-21T11:15:00Z">
        <w:r w:rsidDel="008A1E7E">
          <w:rPr>
            <w:rFonts w:hint="cs"/>
            <w:rtl/>
          </w:rPr>
          <w:delText>לפני כל קבוצת פקודות של חישוב נקודות או הגדרת חזיתות</w:delText>
        </w:r>
      </w:del>
      <w:del w:id="111" w:author="dov" w:date="2012-04-21T11:16:00Z">
        <w:r w:rsidDel="008A1E7E">
          <w:rPr>
            <w:rFonts w:hint="cs"/>
            <w:rtl/>
          </w:rPr>
          <w:delText xml:space="preserve"> יש להשתמש בפקודת </w:delText>
        </w:r>
        <w:r w:rsidDel="008A1E7E">
          <w:rPr>
            <w:rFonts w:hint="cs"/>
          </w:rPr>
          <w:delText>CODE</w:delText>
        </w:r>
        <w:r w:rsidDel="008A1E7E">
          <w:rPr>
            <w:rFonts w:hint="cs"/>
            <w:rtl/>
          </w:rPr>
          <w:delText xml:space="preserve"> המסווגת אלמנטים על פי מפתח מסוים (נספח </w:delText>
        </w:r>
        <w:r w:rsidR="00980AD3" w:rsidDel="008A1E7E">
          <w:rPr>
            <w:rFonts w:hint="cs"/>
            <w:rtl/>
          </w:rPr>
          <w:delText>א'</w:delText>
        </w:r>
        <w:r w:rsidDel="008A1E7E">
          <w:rPr>
            <w:rFonts w:hint="cs"/>
            <w:rtl/>
          </w:rPr>
          <w:delText>)</w:delText>
        </w:r>
        <w:r w:rsidR="00980AD3" w:rsidDel="008A1E7E">
          <w:rPr>
            <w:rFonts w:hint="cs"/>
            <w:rtl/>
          </w:rPr>
          <w:delText>. בכל מקרה ניתן לראות בתוכנת ה-</w:delText>
        </w:r>
        <w:r w:rsidR="00980AD3" w:rsidDel="008A1E7E">
          <w:rPr>
            <w:rFonts w:hint="cs"/>
          </w:rPr>
          <w:delText>GEO2000</w:delText>
        </w:r>
        <w:r w:rsidR="00980AD3" w:rsidDel="008A1E7E">
          <w:rPr>
            <w:rFonts w:hint="cs"/>
            <w:rtl/>
          </w:rPr>
          <w:delText xml:space="preserve"> את רשימת הסיווגים על ידי הקלקה על המקום בו צריכים להזין את הסיווג. במקרה של בעיה עקב אי התאמה בין גרסת התוכנה לבין גרסת מערכת ההפעלה ניתן לצפות בטבלת הסיווגים דרך פעולת ה-</w:delText>
        </w:r>
        <w:r w:rsidR="00980AD3" w:rsidDel="008A1E7E">
          <w:rPr>
            <w:rFonts w:hint="cs"/>
          </w:rPr>
          <w:delText>EXPORT</w:delText>
        </w:r>
        <w:r w:rsidR="00980AD3" w:rsidDel="008A1E7E">
          <w:rPr>
            <w:rFonts w:hint="cs"/>
            <w:rtl/>
          </w:rPr>
          <w:delText xml:space="preserve"> תחת תפריט </w:delText>
        </w:r>
        <w:r w:rsidR="00980AD3" w:rsidDel="008A1E7E">
          <w:rPr>
            <w:rFonts w:hint="cs"/>
          </w:rPr>
          <w:delText>FILE</w:delText>
        </w:r>
        <w:r w:rsidR="00980AD3" w:rsidDel="008A1E7E">
          <w:rPr>
            <w:rFonts w:hint="cs"/>
            <w:rtl/>
          </w:rPr>
          <w:delText>.</w:delText>
        </w:r>
      </w:del>
    </w:p>
    <w:p w:rsidR="002D792A" w:rsidRDefault="002D792A" w:rsidP="00980AD3">
      <w:pPr>
        <w:pStyle w:val="a8"/>
        <w:numPr>
          <w:ilvl w:val="0"/>
          <w:numId w:val="5"/>
        </w:numPr>
        <w:spacing w:line="360" w:lineRule="auto"/>
      </w:pPr>
      <w:r>
        <w:rPr>
          <w:rFonts w:hint="cs"/>
          <w:rtl/>
        </w:rPr>
        <w:t xml:space="preserve">בפקודת </w:t>
      </w:r>
      <w:r>
        <w:rPr>
          <w:rFonts w:hint="cs"/>
        </w:rPr>
        <w:t>POINT</w:t>
      </w:r>
      <w:r>
        <w:rPr>
          <w:rFonts w:hint="cs"/>
          <w:rtl/>
        </w:rPr>
        <w:t xml:space="preserve"> בו מגדירים נקודות "חיצוניות" יש לתת סיווג מתאים לאותן קבוצת נקודות המוגדרות באותה פקודה (למשל </w:t>
      </w:r>
      <w:proofErr w:type="spellStart"/>
      <w:r>
        <w:rPr>
          <w:rFonts w:hint="cs"/>
          <w:rtl/>
        </w:rPr>
        <w:t>לטריגים</w:t>
      </w:r>
      <w:proofErr w:type="spellEnd"/>
      <w:r>
        <w:rPr>
          <w:rFonts w:hint="cs"/>
          <w:rtl/>
        </w:rPr>
        <w:t xml:space="preserve"> הסיווג הוא 245).</w:t>
      </w:r>
    </w:p>
    <w:p w:rsidR="002D792A" w:rsidRDefault="002D792A" w:rsidP="008A1E7E">
      <w:pPr>
        <w:pStyle w:val="a8"/>
        <w:numPr>
          <w:ilvl w:val="0"/>
          <w:numId w:val="5"/>
        </w:numPr>
        <w:spacing w:line="360" w:lineRule="auto"/>
        <w:pPrChange w:id="112" w:author="dov" w:date="2012-04-21T11:16:00Z">
          <w:pPr>
            <w:pStyle w:val="a8"/>
            <w:numPr>
              <w:numId w:val="5"/>
            </w:numPr>
            <w:spacing w:line="360" w:lineRule="auto"/>
            <w:ind w:hanging="360"/>
          </w:pPr>
        </w:pPrChange>
      </w:pPr>
      <w:r>
        <w:rPr>
          <w:rFonts w:hint="cs"/>
          <w:rtl/>
        </w:rPr>
        <w:t xml:space="preserve">בסוף התכנית, אם רוצים לא להציג נקודות מסוימות בהמשך הדרך </w:t>
      </w:r>
      <w:r w:rsidR="00980AD3">
        <w:rPr>
          <w:rFonts w:hint="cs"/>
          <w:rtl/>
        </w:rPr>
        <w:t>יש</w:t>
      </w:r>
      <w:r>
        <w:rPr>
          <w:rFonts w:hint="cs"/>
          <w:rtl/>
        </w:rPr>
        <w:t xml:space="preserve"> </w:t>
      </w:r>
      <w:del w:id="113" w:author="dov" w:date="2012-04-21T11:16:00Z">
        <w:r w:rsidDel="008A1E7E">
          <w:rPr>
            <w:rFonts w:hint="cs"/>
            <w:rtl/>
          </w:rPr>
          <w:delText xml:space="preserve">לבטל </w:delText>
        </w:r>
      </w:del>
      <w:ins w:id="114" w:author="dov" w:date="2012-04-21T11:16:00Z">
        <w:r w:rsidR="008A1E7E">
          <w:rPr>
            <w:rFonts w:hint="cs"/>
            <w:rtl/>
          </w:rPr>
          <w:t xml:space="preserve">להעביר </w:t>
        </w:r>
        <w:r w:rsidR="008A1E7E">
          <w:rPr>
            <w:rFonts w:hint="cs"/>
            <w:rtl/>
          </w:rPr>
          <w:t xml:space="preserve"> </w:t>
        </w:r>
      </w:ins>
      <w:r>
        <w:rPr>
          <w:rFonts w:hint="cs"/>
          <w:rtl/>
        </w:rPr>
        <w:t xml:space="preserve">אותם </w:t>
      </w:r>
      <w:del w:id="115" w:author="dov" w:date="2012-04-21T11:16:00Z">
        <w:r w:rsidR="00980AD3" w:rsidDel="008A1E7E">
          <w:rPr>
            <w:rFonts w:hint="cs"/>
            <w:rtl/>
          </w:rPr>
          <w:delText>מהתכנית</w:delText>
        </w:r>
      </w:del>
      <w:ins w:id="116" w:author="dov" w:date="2012-04-21T11:16:00Z">
        <w:r w:rsidR="008A1E7E">
          <w:rPr>
            <w:rFonts w:hint="cs"/>
            <w:rtl/>
          </w:rPr>
          <w:t>מהתכנית לקוד</w:t>
        </w:r>
        <w:r w:rsidR="008A1E7E">
          <w:rPr>
            <w:rFonts w:hint="cs"/>
            <w:rtl/>
          </w:rPr>
          <w:t xml:space="preserve"> 111</w:t>
        </w:r>
      </w:ins>
      <w:r>
        <w:rPr>
          <w:rFonts w:hint="cs"/>
          <w:rtl/>
        </w:rPr>
        <w:t>.</w:t>
      </w:r>
    </w:p>
    <w:p w:rsidR="002D792A" w:rsidRPr="00547B66" w:rsidRDefault="002D792A" w:rsidP="00980AD3">
      <w:pPr>
        <w:spacing w:line="360" w:lineRule="auto"/>
        <w:ind w:left="360"/>
        <w:rPr>
          <w:u w:val="single"/>
          <w:rtl/>
        </w:rPr>
      </w:pPr>
      <w:r w:rsidRPr="00547B66">
        <w:rPr>
          <w:rFonts w:hint="cs"/>
          <w:u w:val="single"/>
          <w:rtl/>
        </w:rPr>
        <w:t>סיווג קווים</w:t>
      </w:r>
    </w:p>
    <w:p w:rsidR="002D792A" w:rsidRDefault="002D792A" w:rsidP="00980AD3">
      <w:pPr>
        <w:pStyle w:val="a8"/>
        <w:numPr>
          <w:ilvl w:val="0"/>
          <w:numId w:val="6"/>
        </w:numPr>
        <w:spacing w:line="360" w:lineRule="auto"/>
      </w:pPr>
      <w:r>
        <w:rPr>
          <w:rFonts w:hint="cs"/>
          <w:rtl/>
        </w:rPr>
        <w:t xml:space="preserve">הגדרת קו בודד מתבצעת על ידי הפקודה </w:t>
      </w:r>
      <w:r>
        <w:rPr>
          <w:rFonts w:hint="cs"/>
        </w:rPr>
        <w:t>VECTOR</w:t>
      </w:r>
      <w:r>
        <w:rPr>
          <w:rFonts w:hint="cs"/>
          <w:rtl/>
        </w:rPr>
        <w:t>.</w:t>
      </w:r>
    </w:p>
    <w:p w:rsidR="002D792A" w:rsidRDefault="002D792A" w:rsidP="00980AD3">
      <w:pPr>
        <w:pStyle w:val="a8"/>
        <w:numPr>
          <w:ilvl w:val="0"/>
          <w:numId w:val="6"/>
        </w:numPr>
        <w:spacing w:line="360" w:lineRule="auto"/>
      </w:pPr>
      <w:r>
        <w:rPr>
          <w:rFonts w:hint="cs"/>
          <w:rtl/>
        </w:rPr>
        <w:t xml:space="preserve">הגדרת רב קו </w:t>
      </w:r>
      <w:r w:rsidR="00664D75">
        <w:rPr>
          <w:rFonts w:hint="cs"/>
          <w:rtl/>
        </w:rPr>
        <w:t>(</w:t>
      </w:r>
      <w:r w:rsidR="00664D75">
        <w:rPr>
          <w:rFonts w:hint="cs"/>
        </w:rPr>
        <w:t>POLYLINE</w:t>
      </w:r>
      <w:r w:rsidR="00664D75">
        <w:rPr>
          <w:rFonts w:hint="cs"/>
          <w:rtl/>
        </w:rPr>
        <w:t xml:space="preserve">) </w:t>
      </w:r>
      <w:r>
        <w:rPr>
          <w:rFonts w:hint="cs"/>
          <w:rtl/>
        </w:rPr>
        <w:t xml:space="preserve">מתבצעת על ידי הפקודה </w:t>
      </w:r>
      <w:r>
        <w:rPr>
          <w:rFonts w:hint="cs"/>
        </w:rPr>
        <w:t>SEGMENT</w:t>
      </w:r>
    </w:p>
    <w:p w:rsidR="002D792A" w:rsidRDefault="002D792A" w:rsidP="00980AD3">
      <w:pPr>
        <w:pStyle w:val="a8"/>
        <w:numPr>
          <w:ilvl w:val="0"/>
          <w:numId w:val="6"/>
        </w:numPr>
        <w:spacing w:line="360" w:lineRule="auto"/>
      </w:pPr>
      <w:r>
        <w:rPr>
          <w:rFonts w:hint="cs"/>
          <w:rtl/>
        </w:rPr>
        <w:t>בשתי הפקודות הנ"ל יש לתת מספר לקו (או לרב-קו). מומלץ לתת מספר לפי מספר הנקודה הראשונה (ללא האות) המגדירה את הקו.</w:t>
      </w:r>
    </w:p>
    <w:p w:rsidR="002D792A" w:rsidRDefault="002D792A" w:rsidP="00664D75">
      <w:pPr>
        <w:pStyle w:val="a8"/>
        <w:numPr>
          <w:ilvl w:val="0"/>
          <w:numId w:val="6"/>
        </w:numPr>
        <w:spacing w:line="360" w:lineRule="auto"/>
      </w:pPr>
      <w:r>
        <w:rPr>
          <w:rFonts w:hint="cs"/>
          <w:rtl/>
        </w:rPr>
        <w:t xml:space="preserve">לכל קו יש לתת את סיווגו בעת הגדרתו (טבלת סיווגים אפשריים </w:t>
      </w:r>
      <w:r>
        <w:rPr>
          <w:rtl/>
        </w:rPr>
        <w:t>–</w:t>
      </w:r>
      <w:r>
        <w:rPr>
          <w:rFonts w:hint="cs"/>
          <w:rtl/>
        </w:rPr>
        <w:t xml:space="preserve"> נספח </w:t>
      </w:r>
      <w:r w:rsidR="00664D75">
        <w:rPr>
          <w:rFonts w:hint="cs"/>
          <w:rtl/>
        </w:rPr>
        <w:t>ב'</w:t>
      </w:r>
      <w:r>
        <w:rPr>
          <w:rFonts w:hint="cs"/>
          <w:rtl/>
        </w:rPr>
        <w:t>).</w:t>
      </w:r>
    </w:p>
    <w:p w:rsidR="002D792A" w:rsidRDefault="002D792A" w:rsidP="008A1E7E">
      <w:pPr>
        <w:pStyle w:val="a8"/>
        <w:numPr>
          <w:ilvl w:val="0"/>
          <w:numId w:val="6"/>
        </w:numPr>
        <w:spacing w:line="360" w:lineRule="auto"/>
        <w:pPrChange w:id="117" w:author="dov" w:date="2012-04-21T11:17:00Z">
          <w:pPr>
            <w:pStyle w:val="a8"/>
            <w:numPr>
              <w:numId w:val="6"/>
            </w:numPr>
            <w:spacing w:line="360" w:lineRule="auto"/>
            <w:ind w:hanging="360"/>
          </w:pPr>
        </w:pPrChange>
      </w:pPr>
      <w:r>
        <w:rPr>
          <w:rFonts w:hint="cs"/>
          <w:rtl/>
        </w:rPr>
        <w:t xml:space="preserve">לקווי עזר ולקווי מדידה יש לתת סיווג = </w:t>
      </w:r>
      <w:del w:id="118" w:author="dov" w:date="2012-04-21T11:17:00Z">
        <w:r w:rsidDel="008A1E7E">
          <w:rPr>
            <w:rFonts w:hint="cs"/>
            <w:rtl/>
          </w:rPr>
          <w:delText>אפס</w:delText>
        </w:r>
      </w:del>
      <w:ins w:id="119" w:author="dov" w:date="2012-04-21T11:17:00Z">
        <w:r w:rsidR="008A1E7E">
          <w:rPr>
            <w:rFonts w:hint="cs"/>
            <w:rtl/>
          </w:rPr>
          <w:t>0</w:t>
        </w:r>
      </w:ins>
      <w:r>
        <w:rPr>
          <w:rFonts w:hint="cs"/>
          <w:rtl/>
        </w:rPr>
        <w:t>.</w:t>
      </w:r>
    </w:p>
    <w:p w:rsidR="002D792A" w:rsidRPr="00547B66" w:rsidRDefault="002D792A" w:rsidP="00980AD3">
      <w:pPr>
        <w:spacing w:line="360" w:lineRule="auto"/>
        <w:ind w:left="360"/>
        <w:rPr>
          <w:u w:val="single"/>
          <w:rtl/>
        </w:rPr>
      </w:pPr>
      <w:r w:rsidRPr="00547B66">
        <w:rPr>
          <w:rFonts w:hint="cs"/>
          <w:u w:val="single"/>
          <w:rtl/>
        </w:rPr>
        <w:t>מספרי חלקות</w:t>
      </w:r>
      <w:r w:rsidR="00AD5700">
        <w:rPr>
          <w:rFonts w:hint="cs"/>
          <w:u w:val="single"/>
          <w:rtl/>
        </w:rPr>
        <w:t xml:space="preserve">, </w:t>
      </w:r>
      <w:proofErr w:type="spellStart"/>
      <w:r w:rsidR="00AD5700">
        <w:rPr>
          <w:rFonts w:hint="cs"/>
          <w:u w:val="single"/>
          <w:rtl/>
        </w:rPr>
        <w:t>תצ"רים</w:t>
      </w:r>
      <w:proofErr w:type="spellEnd"/>
      <w:r w:rsidR="00AD5700">
        <w:rPr>
          <w:rFonts w:hint="cs"/>
          <w:u w:val="single"/>
          <w:rtl/>
        </w:rPr>
        <w:t xml:space="preserve"> וגושים</w:t>
      </w:r>
    </w:p>
    <w:p w:rsidR="002D792A" w:rsidRDefault="002D792A" w:rsidP="00980AD3">
      <w:pPr>
        <w:pStyle w:val="a8"/>
        <w:numPr>
          <w:ilvl w:val="0"/>
          <w:numId w:val="7"/>
        </w:numPr>
        <w:spacing w:line="360" w:lineRule="auto"/>
      </w:pPr>
      <w:r>
        <w:rPr>
          <w:rFonts w:hint="cs"/>
          <w:rtl/>
        </w:rPr>
        <w:t xml:space="preserve">בעת בניית חלקה על ידי שימוש בפקודת </w:t>
      </w:r>
      <w:r>
        <w:rPr>
          <w:rFonts w:hint="cs"/>
        </w:rPr>
        <w:t>LOT</w:t>
      </w:r>
      <w:r>
        <w:rPr>
          <w:rFonts w:hint="cs"/>
          <w:rtl/>
        </w:rPr>
        <w:t xml:space="preserve"> או </w:t>
      </w:r>
      <w:r>
        <w:rPr>
          <w:rFonts w:hint="cs"/>
        </w:rPr>
        <w:t>PARCEL</w:t>
      </w:r>
      <w:r>
        <w:rPr>
          <w:rFonts w:hint="cs"/>
          <w:rtl/>
        </w:rPr>
        <w:t xml:space="preserve"> יש לתת מספר לחלקה עם הקידומת </w:t>
      </w:r>
      <w:r>
        <w:rPr>
          <w:rFonts w:hint="cs"/>
        </w:rPr>
        <w:t>F</w:t>
      </w:r>
      <w:r>
        <w:rPr>
          <w:rFonts w:hint="cs"/>
          <w:rtl/>
        </w:rPr>
        <w:t xml:space="preserve"> (</w:t>
      </w:r>
      <w:r>
        <w:t>FINAL</w:t>
      </w:r>
      <w:r>
        <w:rPr>
          <w:rFonts w:hint="cs"/>
          <w:rtl/>
        </w:rPr>
        <w:t>). במקרה של חזרה על מספרי חלקות בגושים שונים ניתן להוסיף קבוע לכל מספרי החלקות של גוש מסוים (בדומה למספרי נקודות החוזרים על עצמם).</w:t>
      </w:r>
    </w:p>
    <w:p w:rsidR="002D792A" w:rsidRDefault="002D792A" w:rsidP="00980AD3">
      <w:pPr>
        <w:pStyle w:val="a8"/>
        <w:numPr>
          <w:ilvl w:val="0"/>
          <w:numId w:val="7"/>
        </w:numPr>
        <w:spacing w:line="360" w:lineRule="auto"/>
      </w:pPr>
      <w:r>
        <w:rPr>
          <w:rFonts w:hint="cs"/>
          <w:rtl/>
        </w:rPr>
        <w:t>בעת קבלת גרסה סופית של קובץ ה</w:t>
      </w:r>
      <w:r w:rsidR="00664D75">
        <w:rPr>
          <w:rFonts w:hint="cs"/>
          <w:rtl/>
        </w:rPr>
        <w:t>-</w:t>
      </w:r>
      <w:r w:rsidR="00EF384D">
        <w:rPr>
          <w:rFonts w:hint="cs"/>
        </w:rPr>
        <w:t>AUTOCAD</w:t>
      </w:r>
      <w:r>
        <w:rPr>
          <w:rFonts w:hint="cs"/>
          <w:rtl/>
        </w:rPr>
        <w:t xml:space="preserve"> יש </w:t>
      </w:r>
      <w:proofErr w:type="spellStart"/>
      <w:r>
        <w:rPr>
          <w:rFonts w:hint="cs"/>
          <w:rtl/>
        </w:rPr>
        <w:t>להכנס</w:t>
      </w:r>
      <w:proofErr w:type="spellEnd"/>
      <w:r>
        <w:rPr>
          <w:rFonts w:hint="cs"/>
          <w:rtl/>
        </w:rPr>
        <w:t xml:space="preserve"> לבלוקים של מספרי החלקות, לתקן את מספרן למספר המקורי ולהוסיף ל-</w:t>
      </w:r>
      <w:r>
        <w:rPr>
          <w:rFonts w:hint="cs"/>
        </w:rPr>
        <w:t xml:space="preserve"> ATTRIBUTE</w:t>
      </w:r>
      <w:r>
        <w:rPr>
          <w:rFonts w:hint="cs"/>
          <w:rtl/>
        </w:rPr>
        <w:t xml:space="preserve"> של הבלוק את מספר הגוש בכל חלקה.</w:t>
      </w:r>
    </w:p>
    <w:p w:rsidR="00AD5700" w:rsidRDefault="00AD5700" w:rsidP="00980AD3">
      <w:pPr>
        <w:pStyle w:val="a8"/>
        <w:numPr>
          <w:ilvl w:val="0"/>
          <w:numId w:val="7"/>
        </w:numPr>
        <w:spacing w:line="360" w:lineRule="auto"/>
      </w:pPr>
      <w:r>
        <w:rPr>
          <w:rFonts w:hint="cs"/>
          <w:rtl/>
        </w:rPr>
        <w:t xml:space="preserve">מספרי </w:t>
      </w:r>
      <w:proofErr w:type="spellStart"/>
      <w:r>
        <w:rPr>
          <w:rFonts w:hint="cs"/>
          <w:rtl/>
        </w:rPr>
        <w:t>התצ"רים</w:t>
      </w:r>
      <w:proofErr w:type="spellEnd"/>
      <w:r>
        <w:rPr>
          <w:rFonts w:hint="cs"/>
          <w:rtl/>
        </w:rPr>
        <w:t xml:space="preserve"> ו/או המילה "הסדר" יוכנסו לבלוק במקום המתאים</w:t>
      </w:r>
      <w:ins w:id="120" w:author="dov" w:date="2012-04-21T11:17:00Z">
        <w:r w:rsidR="008A1E7E">
          <w:rPr>
            <w:rFonts w:hint="cs"/>
            <w:rtl/>
          </w:rPr>
          <w:t xml:space="preserve">. אפשר להגדיר בפקודת </w:t>
        </w:r>
        <w:r w:rsidR="008A1E7E">
          <w:rPr>
            <w:rFonts w:hint="cs"/>
          </w:rPr>
          <w:t>POINT</w:t>
        </w:r>
        <w:r w:rsidR="008A1E7E">
          <w:rPr>
            <w:rFonts w:hint="cs"/>
            <w:rtl/>
          </w:rPr>
          <w:t xml:space="preserve"> את מספרי </w:t>
        </w:r>
        <w:proofErr w:type="spellStart"/>
        <w:r w:rsidR="008A1E7E">
          <w:rPr>
            <w:rFonts w:hint="cs"/>
            <w:rtl/>
          </w:rPr>
          <w:t>התצ"רים</w:t>
        </w:r>
        <w:proofErr w:type="spellEnd"/>
        <w:r w:rsidR="008A1E7E">
          <w:rPr>
            <w:rFonts w:hint="cs"/>
            <w:rtl/>
          </w:rPr>
          <w:t xml:space="preserve"> כמספרי נקודות </w:t>
        </w:r>
      </w:ins>
      <w:ins w:id="121" w:author="dov" w:date="2012-04-21T11:18:00Z">
        <w:r w:rsidR="008A1E7E">
          <w:rPr>
            <w:rFonts w:hint="cs"/>
            <w:rtl/>
          </w:rPr>
          <w:t>(מדומות למעשה</w:t>
        </w:r>
      </w:ins>
      <w:ins w:id="122" w:author="dov" w:date="2012-04-21T11:19:00Z">
        <w:r w:rsidR="008A1E7E">
          <w:rPr>
            <w:rFonts w:hint="cs"/>
            <w:rtl/>
          </w:rPr>
          <w:t xml:space="preserve">) </w:t>
        </w:r>
      </w:ins>
      <w:ins w:id="123" w:author="dov" w:date="2012-04-21T11:17:00Z">
        <w:r w:rsidR="008A1E7E">
          <w:rPr>
            <w:rFonts w:hint="cs"/>
            <w:rtl/>
          </w:rPr>
          <w:t xml:space="preserve">כאשר המיקום המבוקש של מספר </w:t>
        </w:r>
        <w:proofErr w:type="spellStart"/>
        <w:r w:rsidR="008A1E7E">
          <w:rPr>
            <w:rFonts w:hint="cs"/>
            <w:rtl/>
          </w:rPr>
          <w:t>התצ</w:t>
        </w:r>
      </w:ins>
      <w:ins w:id="124" w:author="dov" w:date="2012-04-21T11:18:00Z">
        <w:r w:rsidR="008A1E7E">
          <w:rPr>
            <w:rFonts w:hint="cs"/>
            <w:rtl/>
          </w:rPr>
          <w:t>"ר</w:t>
        </w:r>
        <w:proofErr w:type="spellEnd"/>
        <w:r w:rsidR="008A1E7E">
          <w:rPr>
            <w:rFonts w:hint="cs"/>
            <w:rtl/>
          </w:rPr>
          <w:t xml:space="preserve"> </w:t>
        </w:r>
      </w:ins>
      <w:ins w:id="125" w:author="dov" w:date="2012-04-21T11:19:00Z">
        <w:r w:rsidR="008A1E7E">
          <w:rPr>
            <w:rFonts w:hint="cs"/>
            <w:rtl/>
          </w:rPr>
          <w:t xml:space="preserve">בשרטוט </w:t>
        </w:r>
      </w:ins>
      <w:ins w:id="126" w:author="dov" w:date="2012-04-21T11:18:00Z">
        <w:r w:rsidR="008A1E7E">
          <w:rPr>
            <w:rFonts w:hint="cs"/>
            <w:rtl/>
          </w:rPr>
          <w:t>יהיה הקואורדינאטה של אותה "נקודה".</w:t>
        </w:r>
      </w:ins>
    </w:p>
    <w:p w:rsidR="00AD5700" w:rsidRDefault="00AD5700" w:rsidP="00980AD3">
      <w:pPr>
        <w:pStyle w:val="a8"/>
        <w:numPr>
          <w:ilvl w:val="0"/>
          <w:numId w:val="7"/>
        </w:numPr>
        <w:spacing w:line="360" w:lineRule="auto"/>
      </w:pPr>
      <w:r>
        <w:rPr>
          <w:rFonts w:hint="cs"/>
          <w:rtl/>
        </w:rPr>
        <w:t>מספרי גושים יוכנסו כבלוק במקום המתאים</w:t>
      </w:r>
    </w:p>
    <w:p w:rsidR="002D792A" w:rsidRPr="00547B66" w:rsidRDefault="002D792A" w:rsidP="00980AD3">
      <w:pPr>
        <w:spacing w:line="360" w:lineRule="auto"/>
        <w:ind w:left="360"/>
        <w:rPr>
          <w:u w:val="single"/>
          <w:rtl/>
        </w:rPr>
      </w:pPr>
      <w:r w:rsidRPr="00547B66">
        <w:rPr>
          <w:rFonts w:hint="cs"/>
          <w:u w:val="single"/>
          <w:rtl/>
        </w:rPr>
        <w:t>התמרות</w:t>
      </w:r>
    </w:p>
    <w:p w:rsidR="002D792A" w:rsidRDefault="002D792A" w:rsidP="00980AD3">
      <w:pPr>
        <w:pStyle w:val="a8"/>
        <w:numPr>
          <w:ilvl w:val="0"/>
          <w:numId w:val="11"/>
        </w:numPr>
        <w:spacing w:line="360" w:lineRule="auto"/>
      </w:pPr>
      <w:r>
        <w:rPr>
          <w:rFonts w:hint="cs"/>
          <w:rtl/>
        </w:rPr>
        <w:t>התמרות בשיטת הזזה תעשינה בעזרת קובץ אקסל</w:t>
      </w:r>
      <w:ins w:id="127" w:author="dov" w:date="2012-04-21T11:19:00Z">
        <w:r w:rsidR="008A1E7E">
          <w:rPr>
            <w:rFonts w:hint="cs"/>
            <w:rtl/>
          </w:rPr>
          <w:t xml:space="preserve"> ותאושרנה בחתימה</w:t>
        </w:r>
      </w:ins>
      <w:r>
        <w:rPr>
          <w:rFonts w:hint="cs"/>
          <w:rtl/>
        </w:rPr>
        <w:t>.</w:t>
      </w:r>
    </w:p>
    <w:p w:rsidR="002D792A" w:rsidRDefault="002D792A" w:rsidP="00980AD3">
      <w:pPr>
        <w:pStyle w:val="a8"/>
        <w:numPr>
          <w:ilvl w:val="0"/>
          <w:numId w:val="11"/>
        </w:numPr>
        <w:spacing w:line="360" w:lineRule="auto"/>
      </w:pPr>
      <w:r>
        <w:rPr>
          <w:rFonts w:hint="cs"/>
          <w:rtl/>
        </w:rPr>
        <w:t>לכל קבוצת חומר ביסוס תהיה התמרה.</w:t>
      </w:r>
    </w:p>
    <w:p w:rsidR="002D792A" w:rsidRDefault="002D792A" w:rsidP="00980AD3">
      <w:pPr>
        <w:pStyle w:val="a8"/>
        <w:numPr>
          <w:ilvl w:val="0"/>
          <w:numId w:val="11"/>
        </w:numPr>
        <w:spacing w:line="360" w:lineRule="auto"/>
      </w:pPr>
      <w:r>
        <w:rPr>
          <w:rFonts w:hint="cs"/>
          <w:rtl/>
        </w:rPr>
        <w:t xml:space="preserve">בתוכנית ה- </w:t>
      </w:r>
      <w:r>
        <w:rPr>
          <w:rFonts w:hint="cs"/>
        </w:rPr>
        <w:t>GEO</w:t>
      </w:r>
      <w:r>
        <w:rPr>
          <w:rFonts w:hint="cs"/>
          <w:rtl/>
        </w:rPr>
        <w:t xml:space="preserve"> ניתן לעשות התמרה בעזרת פקודת </w:t>
      </w:r>
      <w:r>
        <w:rPr>
          <w:rFonts w:hint="cs"/>
        </w:rPr>
        <w:t>TRANSFORM</w:t>
      </w:r>
      <w:r>
        <w:rPr>
          <w:rFonts w:hint="cs"/>
          <w:rtl/>
        </w:rPr>
        <w:t xml:space="preserve"> או </w:t>
      </w:r>
      <w:r>
        <w:rPr>
          <w:rFonts w:hint="cs"/>
        </w:rPr>
        <w:t>TRANSCOORD</w:t>
      </w:r>
      <w:r>
        <w:rPr>
          <w:rFonts w:hint="cs"/>
          <w:rtl/>
        </w:rPr>
        <w:t>. הפקודה השנייה יותר נוחה לשימוש והיא משתמשת במקדמי ההתמרה כפי שחושבו על ידי קבצי האקסל.</w:t>
      </w:r>
    </w:p>
    <w:p w:rsidR="002D792A" w:rsidRDefault="002D792A" w:rsidP="00980AD3">
      <w:pPr>
        <w:pStyle w:val="a8"/>
        <w:numPr>
          <w:ilvl w:val="0"/>
          <w:numId w:val="11"/>
        </w:numPr>
        <w:spacing w:line="360" w:lineRule="auto"/>
      </w:pPr>
      <w:r>
        <w:rPr>
          <w:rFonts w:hint="cs"/>
          <w:rtl/>
        </w:rPr>
        <w:t>כל קבוצת חומר ביסוס תעבור התמרה משלה.</w:t>
      </w:r>
      <w:r w:rsidR="00664D75">
        <w:rPr>
          <w:rFonts w:hint="cs"/>
          <w:rtl/>
        </w:rPr>
        <w:t xml:space="preserve"> ייתכן שימוש של מקדמי התמרה לכמה קבוצות חומר ביסוס בהתאם להחלטת מנהל</w:t>
      </w:r>
      <w:ins w:id="128" w:author="dov" w:date="2012-04-21T11:19:00Z">
        <w:r w:rsidR="008A1E7E">
          <w:rPr>
            <w:rFonts w:hint="cs"/>
            <w:rtl/>
          </w:rPr>
          <w:t>/ת</w:t>
        </w:r>
      </w:ins>
      <w:r w:rsidR="00664D75">
        <w:rPr>
          <w:rFonts w:hint="cs"/>
          <w:rtl/>
        </w:rPr>
        <w:t xml:space="preserve"> הפרויקט.</w:t>
      </w:r>
    </w:p>
    <w:p w:rsidR="002D792A" w:rsidRPr="00547B66" w:rsidRDefault="002D792A" w:rsidP="00980AD3">
      <w:pPr>
        <w:spacing w:line="360" w:lineRule="auto"/>
        <w:ind w:left="360"/>
        <w:rPr>
          <w:u w:val="single"/>
          <w:rtl/>
        </w:rPr>
      </w:pPr>
      <w:r w:rsidRPr="00547B66">
        <w:rPr>
          <w:rFonts w:hint="cs"/>
          <w:u w:val="single"/>
          <w:rtl/>
        </w:rPr>
        <w:t xml:space="preserve">תיעוד </w:t>
      </w:r>
    </w:p>
    <w:p w:rsidR="002D792A" w:rsidRDefault="002D792A" w:rsidP="00980AD3">
      <w:pPr>
        <w:pStyle w:val="a8"/>
        <w:numPr>
          <w:ilvl w:val="0"/>
          <w:numId w:val="8"/>
        </w:numPr>
        <w:spacing w:line="360" w:lineRule="auto"/>
      </w:pPr>
      <w:r>
        <w:rPr>
          <w:rFonts w:hint="cs"/>
          <w:rtl/>
        </w:rPr>
        <w:t>פקודת ה-</w:t>
      </w:r>
      <w:r>
        <w:rPr>
          <w:rFonts w:hint="cs"/>
        </w:rPr>
        <w:t>REMARK</w:t>
      </w:r>
      <w:r>
        <w:rPr>
          <w:rFonts w:hint="cs"/>
          <w:rtl/>
        </w:rPr>
        <w:t xml:space="preserve"> מאפשרת לרשום מלל חופשי</w:t>
      </w:r>
    </w:p>
    <w:p w:rsidR="002D792A" w:rsidRDefault="002D792A" w:rsidP="00980AD3">
      <w:pPr>
        <w:pStyle w:val="a8"/>
        <w:numPr>
          <w:ilvl w:val="0"/>
          <w:numId w:val="8"/>
        </w:numPr>
        <w:spacing w:line="360" w:lineRule="auto"/>
      </w:pPr>
      <w:r>
        <w:rPr>
          <w:rFonts w:hint="cs"/>
          <w:rtl/>
        </w:rPr>
        <w:t>כל שלב בתכנית ירשם.</w:t>
      </w:r>
    </w:p>
    <w:p w:rsidR="002D792A" w:rsidRDefault="002D792A" w:rsidP="00980AD3">
      <w:pPr>
        <w:pStyle w:val="a8"/>
        <w:numPr>
          <w:ilvl w:val="0"/>
          <w:numId w:val="8"/>
        </w:numPr>
        <w:spacing w:line="360" w:lineRule="auto"/>
      </w:pPr>
      <w:r>
        <w:rPr>
          <w:rFonts w:hint="cs"/>
          <w:rtl/>
        </w:rPr>
        <w:t>כל חומר ביסוס ירשם בנפרד.</w:t>
      </w:r>
    </w:p>
    <w:p w:rsidR="002D792A" w:rsidRDefault="002D792A" w:rsidP="00980AD3">
      <w:pPr>
        <w:pStyle w:val="a8"/>
        <w:numPr>
          <w:ilvl w:val="0"/>
          <w:numId w:val="8"/>
        </w:numPr>
        <w:spacing w:line="360" w:lineRule="auto"/>
      </w:pPr>
      <w:r>
        <w:rPr>
          <w:rFonts w:hint="cs"/>
          <w:rtl/>
        </w:rPr>
        <w:t>כל גוש ירשם בנפרד. ניתן כמובן לחשב אלמנטים בגוש בחלקים שונים של התכנית לפי הצורך.</w:t>
      </w:r>
    </w:p>
    <w:p w:rsidR="002D792A" w:rsidRDefault="002D792A" w:rsidP="00980AD3">
      <w:pPr>
        <w:pStyle w:val="a8"/>
        <w:numPr>
          <w:ilvl w:val="0"/>
          <w:numId w:val="8"/>
        </w:numPr>
        <w:spacing w:line="360" w:lineRule="auto"/>
      </w:pPr>
      <w:r>
        <w:rPr>
          <w:rFonts w:hint="cs"/>
          <w:rtl/>
        </w:rPr>
        <w:t>פנקסי שדה יצוינו במספרם. לפני כל קבוצת חישובים של מדידות הרשומות בהם ירשמו מספרי הדפים הרלוונטיים</w:t>
      </w:r>
      <w:r w:rsidR="00664D75">
        <w:rPr>
          <w:rFonts w:hint="cs"/>
          <w:rtl/>
        </w:rPr>
        <w:t xml:space="preserve"> באותו פנקס</w:t>
      </w:r>
      <w:r>
        <w:rPr>
          <w:rFonts w:hint="cs"/>
          <w:rtl/>
        </w:rPr>
        <w:t>.</w:t>
      </w:r>
    </w:p>
    <w:p w:rsidR="002D792A" w:rsidRDefault="00980AD3" w:rsidP="00980AD3">
      <w:pPr>
        <w:pStyle w:val="a8"/>
        <w:numPr>
          <w:ilvl w:val="0"/>
          <w:numId w:val="8"/>
        </w:numPr>
        <w:spacing w:line="360" w:lineRule="auto"/>
      </w:pPr>
      <w:r>
        <w:rPr>
          <w:rFonts w:hint="cs"/>
          <w:rtl/>
        </w:rPr>
        <w:t>התיעוד</w:t>
      </w:r>
      <w:r w:rsidR="00AD5700">
        <w:rPr>
          <w:rFonts w:hint="cs"/>
          <w:rtl/>
        </w:rPr>
        <w:t xml:space="preserve"> יירשם לפני שורת הפקודות הרלוונטיות. אם הוכנס שיקול מסוים בשימוש בנתון מסוים יש לרשום הערה מתאימה לפני ביצוע הפקודה עצמה</w:t>
      </w:r>
    </w:p>
    <w:p w:rsidR="00980AD3" w:rsidRDefault="00980AD3" w:rsidP="00980AD3">
      <w:pPr>
        <w:bidi w:val="0"/>
        <w:spacing w:line="360" w:lineRule="auto"/>
      </w:pPr>
      <w:r>
        <w:rPr>
          <w:rtl/>
        </w:rPr>
        <w:br w:type="page"/>
      </w:r>
    </w:p>
    <w:p w:rsidR="007512F5" w:rsidRPr="00664D75" w:rsidRDefault="00980AD3" w:rsidP="00980AD3">
      <w:pPr>
        <w:spacing w:line="360" w:lineRule="auto"/>
        <w:rPr>
          <w:b/>
          <w:bCs/>
          <w:u w:val="single"/>
          <w:rtl/>
        </w:rPr>
      </w:pPr>
      <w:r w:rsidRPr="00664D75">
        <w:rPr>
          <w:rFonts w:hint="cs"/>
          <w:b/>
          <w:bCs/>
          <w:u w:val="single"/>
          <w:rtl/>
        </w:rPr>
        <w:t xml:space="preserve">נספח א' </w:t>
      </w:r>
      <w:r w:rsidRPr="00664D75">
        <w:rPr>
          <w:b/>
          <w:bCs/>
          <w:u w:val="single"/>
          <w:rtl/>
        </w:rPr>
        <w:t>–</w:t>
      </w:r>
      <w:r w:rsidRPr="00664D75">
        <w:rPr>
          <w:rFonts w:hint="cs"/>
          <w:b/>
          <w:bCs/>
          <w:u w:val="single"/>
          <w:rtl/>
        </w:rPr>
        <w:t xml:space="preserve"> רשימת סיווגי נקודות (חלקית)</w:t>
      </w:r>
    </w:p>
    <w:p w:rsidR="00980AD3" w:rsidRDefault="00980AD3" w:rsidP="00980AD3">
      <w:pPr>
        <w:spacing w:line="360" w:lineRule="auto"/>
        <w:rPr>
          <w:rtl/>
        </w:rPr>
      </w:pPr>
      <w:r>
        <w:rPr>
          <w:rFonts w:hint="cs"/>
          <w:rtl/>
        </w:rPr>
        <w:t xml:space="preserve">103 </w:t>
      </w:r>
      <w:r>
        <w:rPr>
          <w:rtl/>
        </w:rPr>
        <w:t>–</w:t>
      </w:r>
      <w:r>
        <w:rPr>
          <w:rFonts w:hint="cs"/>
          <w:rtl/>
        </w:rPr>
        <w:t xml:space="preserve"> </w:t>
      </w:r>
      <w:proofErr w:type="spellStart"/>
      <w:r>
        <w:rPr>
          <w:rFonts w:hint="cs"/>
          <w:rtl/>
        </w:rPr>
        <w:t>פיקט</w:t>
      </w:r>
      <w:proofErr w:type="spellEnd"/>
      <w:r>
        <w:rPr>
          <w:rFonts w:hint="cs"/>
          <w:rtl/>
        </w:rPr>
        <w:t xml:space="preserve"> (נקודת עזר)</w:t>
      </w:r>
    </w:p>
    <w:p w:rsidR="00980AD3" w:rsidRDefault="00980AD3" w:rsidP="00980AD3">
      <w:pPr>
        <w:spacing w:line="360" w:lineRule="auto"/>
        <w:rPr>
          <w:ins w:id="129" w:author="dov" w:date="2012-04-21T10:37:00Z"/>
          <w:rFonts w:hint="cs"/>
          <w:rtl/>
        </w:rPr>
      </w:pPr>
      <w:r>
        <w:rPr>
          <w:rFonts w:hint="cs"/>
          <w:rtl/>
        </w:rPr>
        <w:t xml:space="preserve">104 </w:t>
      </w:r>
      <w:r>
        <w:rPr>
          <w:rtl/>
        </w:rPr>
        <w:t>–</w:t>
      </w:r>
      <w:r>
        <w:rPr>
          <w:rFonts w:hint="cs"/>
          <w:rtl/>
        </w:rPr>
        <w:t xml:space="preserve"> פרט מדוד</w:t>
      </w:r>
    </w:p>
    <w:p w:rsidR="00990B31" w:rsidRDefault="00990B31" w:rsidP="00980AD3">
      <w:pPr>
        <w:spacing w:line="360" w:lineRule="auto"/>
        <w:rPr>
          <w:rtl/>
        </w:rPr>
      </w:pPr>
      <w:ins w:id="130" w:author="dov" w:date="2012-04-21T10:37:00Z">
        <w:r>
          <w:rPr>
            <w:rFonts w:hint="cs"/>
            <w:rtl/>
          </w:rPr>
          <w:t xml:space="preserve">111 </w:t>
        </w:r>
      </w:ins>
      <w:ins w:id="131" w:author="dov" w:date="2012-04-21T10:38:00Z">
        <w:r>
          <w:rPr>
            <w:rtl/>
          </w:rPr>
          <w:t>–</w:t>
        </w:r>
      </w:ins>
      <w:ins w:id="132" w:author="dov" w:date="2012-04-21T10:37:00Z">
        <w:r>
          <w:rPr>
            <w:rFonts w:hint="cs"/>
            <w:rtl/>
          </w:rPr>
          <w:t xml:space="preserve"> נקודה </w:t>
        </w:r>
      </w:ins>
      <w:ins w:id="133" w:author="dov" w:date="2012-04-21T10:38:00Z">
        <w:r>
          <w:rPr>
            <w:rFonts w:hint="cs"/>
            <w:rtl/>
          </w:rPr>
          <w:t xml:space="preserve">שהזיזו אותה </w:t>
        </w:r>
      </w:ins>
      <w:ins w:id="134" w:author="dov" w:date="2012-04-21T11:11:00Z">
        <w:r w:rsidR="00C03A3F">
          <w:rPr>
            <w:rFonts w:hint="cs"/>
            <w:rtl/>
          </w:rPr>
          <w:t>או שרוצים להעלימה מהשרטוט.</w:t>
        </w:r>
      </w:ins>
    </w:p>
    <w:p w:rsidR="00980AD3" w:rsidRDefault="00980AD3" w:rsidP="00980AD3">
      <w:pPr>
        <w:spacing w:line="360" w:lineRule="auto"/>
        <w:rPr>
          <w:rtl/>
        </w:rPr>
      </w:pPr>
      <w:r>
        <w:rPr>
          <w:rFonts w:hint="cs"/>
          <w:rtl/>
        </w:rPr>
        <w:t xml:space="preserve">242 </w:t>
      </w:r>
      <w:r>
        <w:rPr>
          <w:rtl/>
        </w:rPr>
        <w:t>–</w:t>
      </w:r>
      <w:r>
        <w:rPr>
          <w:rFonts w:hint="cs"/>
          <w:rtl/>
        </w:rPr>
        <w:t xml:space="preserve"> נקודת גבול קיימת (ישנה)</w:t>
      </w:r>
    </w:p>
    <w:p w:rsidR="00980AD3" w:rsidRDefault="00980AD3" w:rsidP="00980AD3">
      <w:pPr>
        <w:spacing w:line="360" w:lineRule="auto"/>
        <w:rPr>
          <w:rtl/>
        </w:rPr>
      </w:pPr>
      <w:r>
        <w:rPr>
          <w:rFonts w:hint="cs"/>
          <w:rtl/>
        </w:rPr>
        <w:t xml:space="preserve">244 </w:t>
      </w:r>
      <w:r>
        <w:rPr>
          <w:rtl/>
        </w:rPr>
        <w:t>–</w:t>
      </w:r>
      <w:r>
        <w:rPr>
          <w:rFonts w:hint="cs"/>
          <w:rtl/>
        </w:rPr>
        <w:t xml:space="preserve"> נקודת פוליגון</w:t>
      </w:r>
    </w:p>
    <w:p w:rsidR="00980AD3" w:rsidRDefault="00980AD3" w:rsidP="00980AD3">
      <w:pPr>
        <w:spacing w:line="360" w:lineRule="auto"/>
        <w:rPr>
          <w:rtl/>
        </w:rPr>
      </w:pPr>
      <w:r>
        <w:rPr>
          <w:rFonts w:hint="cs"/>
          <w:rtl/>
        </w:rPr>
        <w:t xml:space="preserve">245 </w:t>
      </w:r>
      <w:r>
        <w:rPr>
          <w:rtl/>
        </w:rPr>
        <w:t>–</w:t>
      </w:r>
      <w:r>
        <w:rPr>
          <w:rFonts w:hint="cs"/>
          <w:rtl/>
        </w:rPr>
        <w:t xml:space="preserve"> נקודת </w:t>
      </w:r>
      <w:proofErr w:type="spellStart"/>
      <w:r>
        <w:rPr>
          <w:rFonts w:hint="cs"/>
          <w:rtl/>
        </w:rPr>
        <w:t>טריג</w:t>
      </w:r>
      <w:proofErr w:type="spellEnd"/>
    </w:p>
    <w:p w:rsidR="00980AD3" w:rsidRPr="00664D75" w:rsidRDefault="00980AD3" w:rsidP="00980AD3">
      <w:pPr>
        <w:spacing w:line="360" w:lineRule="auto"/>
        <w:rPr>
          <w:b/>
          <w:bCs/>
          <w:u w:val="single"/>
          <w:rtl/>
        </w:rPr>
      </w:pPr>
      <w:r w:rsidRPr="00664D75">
        <w:rPr>
          <w:rFonts w:hint="cs"/>
          <w:b/>
          <w:bCs/>
          <w:u w:val="single"/>
          <w:rtl/>
        </w:rPr>
        <w:t xml:space="preserve">נספח ב' </w:t>
      </w:r>
      <w:r w:rsidRPr="00664D75">
        <w:rPr>
          <w:b/>
          <w:bCs/>
          <w:u w:val="single"/>
          <w:rtl/>
        </w:rPr>
        <w:t>–</w:t>
      </w:r>
      <w:r w:rsidRPr="00664D75">
        <w:rPr>
          <w:rFonts w:hint="cs"/>
          <w:b/>
          <w:bCs/>
          <w:u w:val="single"/>
          <w:rtl/>
        </w:rPr>
        <w:t xml:space="preserve"> רשימת סיווגי קווים</w:t>
      </w:r>
      <w:r w:rsidR="00664D75">
        <w:rPr>
          <w:rFonts w:hint="cs"/>
          <w:b/>
          <w:bCs/>
          <w:u w:val="single"/>
          <w:rtl/>
        </w:rPr>
        <w:t xml:space="preserve"> (חלקית)</w:t>
      </w:r>
      <w:r w:rsidR="00664D75" w:rsidRPr="00664D75">
        <w:rPr>
          <w:rFonts w:hint="cs"/>
          <w:b/>
          <w:bCs/>
          <w:u w:val="single"/>
          <w:rtl/>
        </w:rPr>
        <w:t>:</w:t>
      </w:r>
    </w:p>
    <w:p w:rsidR="00664D75" w:rsidRDefault="00664D75" w:rsidP="00980AD3">
      <w:pPr>
        <w:spacing w:line="360" w:lineRule="auto"/>
        <w:rPr>
          <w:rtl/>
        </w:rPr>
      </w:pPr>
      <w:r>
        <w:rPr>
          <w:rFonts w:hint="cs"/>
          <w:rtl/>
        </w:rPr>
        <w:t xml:space="preserve">5 </w:t>
      </w:r>
      <w:r>
        <w:rPr>
          <w:rtl/>
        </w:rPr>
        <w:t>–</w:t>
      </w:r>
      <w:r>
        <w:rPr>
          <w:rFonts w:hint="cs"/>
          <w:rtl/>
        </w:rPr>
        <w:t xml:space="preserve"> גבול גוש קיים</w:t>
      </w:r>
    </w:p>
    <w:p w:rsidR="00664D75" w:rsidRDefault="00664D75" w:rsidP="00980AD3">
      <w:pPr>
        <w:spacing w:line="360" w:lineRule="auto"/>
        <w:rPr>
          <w:rtl/>
        </w:rPr>
      </w:pPr>
      <w:r>
        <w:rPr>
          <w:rFonts w:hint="cs"/>
          <w:rtl/>
        </w:rPr>
        <w:t xml:space="preserve">57 </w:t>
      </w:r>
      <w:r>
        <w:rPr>
          <w:rtl/>
        </w:rPr>
        <w:t>–</w:t>
      </w:r>
      <w:r>
        <w:rPr>
          <w:rFonts w:hint="cs"/>
          <w:rtl/>
        </w:rPr>
        <w:t xml:space="preserve"> גבול חלקה קיימת</w:t>
      </w:r>
    </w:p>
    <w:p w:rsidR="00664D75" w:rsidRDefault="00664D75" w:rsidP="00980AD3">
      <w:pPr>
        <w:spacing w:line="360" w:lineRule="auto"/>
        <w:rPr>
          <w:rtl/>
        </w:rPr>
      </w:pPr>
      <w:r>
        <w:rPr>
          <w:rFonts w:hint="cs"/>
          <w:rtl/>
        </w:rPr>
        <w:t xml:space="preserve">0 </w:t>
      </w:r>
      <w:r>
        <w:rPr>
          <w:rtl/>
        </w:rPr>
        <w:t>–</w:t>
      </w:r>
      <w:r>
        <w:rPr>
          <w:rFonts w:hint="cs"/>
          <w:rtl/>
        </w:rPr>
        <w:t xml:space="preserve"> קו עזר</w:t>
      </w:r>
      <w:ins w:id="135" w:author="dov" w:date="2012-04-21T10:38:00Z">
        <w:r w:rsidR="00990B31">
          <w:rPr>
            <w:rFonts w:hint="cs"/>
            <w:rtl/>
          </w:rPr>
          <w:t>/קו בניין</w:t>
        </w:r>
      </w:ins>
    </w:p>
    <w:p w:rsidR="00664D75" w:rsidRDefault="00664D75" w:rsidP="00980AD3">
      <w:pPr>
        <w:spacing w:line="360" w:lineRule="auto"/>
        <w:rPr>
          <w:ins w:id="136" w:author="dov" w:date="2012-04-21T10:43:00Z"/>
          <w:rFonts w:hint="cs"/>
          <w:rtl/>
        </w:rPr>
      </w:pPr>
      <w:del w:id="137" w:author="dov" w:date="2012-04-21T10:38:00Z">
        <w:r w:rsidDel="00990B31">
          <w:rPr>
            <w:rFonts w:hint="cs"/>
            <w:rtl/>
          </w:rPr>
          <w:delText xml:space="preserve">? </w:delText>
        </w:r>
        <w:r w:rsidDel="00990B31">
          <w:rPr>
            <w:rtl/>
          </w:rPr>
          <w:delText>–</w:delText>
        </w:r>
        <w:r w:rsidDel="00990B31">
          <w:rPr>
            <w:rFonts w:hint="cs"/>
            <w:rtl/>
          </w:rPr>
          <w:delText xml:space="preserve"> קו בניין</w:delText>
        </w:r>
      </w:del>
    </w:p>
    <w:p w:rsidR="002C6405" w:rsidRPr="00100D1B" w:rsidRDefault="002C6405" w:rsidP="002C6405">
      <w:pPr>
        <w:spacing w:line="360" w:lineRule="auto"/>
        <w:rPr>
          <w:ins w:id="138" w:author="dov" w:date="2012-04-21T10:43:00Z"/>
          <w:rFonts w:hint="cs"/>
          <w:b/>
          <w:bCs/>
          <w:rtl/>
          <w:rPrChange w:id="139" w:author="dov" w:date="2012-04-21T11:08:00Z">
            <w:rPr>
              <w:ins w:id="140" w:author="dov" w:date="2012-04-21T10:43:00Z"/>
              <w:rFonts w:hint="cs"/>
              <w:rtl/>
            </w:rPr>
          </w:rPrChange>
        </w:rPr>
        <w:pPrChange w:id="141" w:author="dov" w:date="2012-04-21T10:46:00Z">
          <w:pPr>
            <w:spacing w:line="360" w:lineRule="auto"/>
          </w:pPr>
        </w:pPrChange>
      </w:pPr>
      <w:ins w:id="142" w:author="dov" w:date="2012-04-21T10:43:00Z">
        <w:r w:rsidRPr="00100D1B">
          <w:rPr>
            <w:rFonts w:hint="cs"/>
            <w:b/>
            <w:bCs/>
            <w:rtl/>
            <w:rPrChange w:id="143" w:author="dov" w:date="2012-04-21T11:08:00Z">
              <w:rPr>
                <w:rFonts w:hint="cs"/>
                <w:rtl/>
              </w:rPr>
            </w:rPrChange>
          </w:rPr>
          <w:t xml:space="preserve">נספח ג' </w:t>
        </w:r>
        <w:r w:rsidRPr="00100D1B">
          <w:rPr>
            <w:b/>
            <w:bCs/>
            <w:rtl/>
            <w:rPrChange w:id="144" w:author="dov" w:date="2012-04-21T11:08:00Z">
              <w:rPr>
                <w:rtl/>
              </w:rPr>
            </w:rPrChange>
          </w:rPr>
          <w:t>–</w:t>
        </w:r>
        <w:r w:rsidRPr="00100D1B">
          <w:rPr>
            <w:rFonts w:hint="cs"/>
            <w:b/>
            <w:bCs/>
            <w:rtl/>
            <w:rPrChange w:id="145" w:author="dov" w:date="2012-04-21T11:08:00Z">
              <w:rPr>
                <w:rFonts w:hint="cs"/>
                <w:rtl/>
              </w:rPr>
            </w:rPrChange>
          </w:rPr>
          <w:t xml:space="preserve"> דוגמה של פרויקט עם שלושה מקבצים.</w:t>
        </w:r>
      </w:ins>
    </w:p>
    <w:p w:rsidR="002C6405" w:rsidRDefault="002C6405" w:rsidP="00980AD3">
      <w:pPr>
        <w:spacing w:line="360" w:lineRule="auto"/>
        <w:rPr>
          <w:ins w:id="146" w:author="dov" w:date="2012-04-21T10:44:00Z"/>
          <w:rFonts w:hint="cs"/>
          <w:rtl/>
        </w:rPr>
      </w:pPr>
      <w:ins w:id="147" w:author="dov" w:date="2012-04-21T10:44:00Z">
        <w:r>
          <w:rPr>
            <w:rFonts w:hint="cs"/>
            <w:rtl/>
          </w:rPr>
          <w:t xml:space="preserve">מקבץ </w:t>
        </w:r>
        <w:r>
          <w:rPr>
            <w:rtl/>
          </w:rPr>
          <w:t>–</w:t>
        </w:r>
        <w:r>
          <w:rPr>
            <w:rFonts w:hint="cs"/>
            <w:rtl/>
          </w:rPr>
          <w:t xml:space="preserve"> </w:t>
        </w:r>
        <w:r>
          <w:rPr>
            <w:rFonts w:hint="cs"/>
          </w:rPr>
          <w:t>M</w:t>
        </w:r>
        <w:r>
          <w:rPr>
            <w:rFonts w:hint="cs"/>
            <w:rtl/>
          </w:rPr>
          <w:t xml:space="preserve">, תכנית </w:t>
        </w:r>
        <w:r>
          <w:rPr>
            <w:rFonts w:hint="cs"/>
          </w:rPr>
          <w:t>GEO2000</w:t>
        </w:r>
        <w:r>
          <w:rPr>
            <w:rFonts w:hint="cs"/>
            <w:rtl/>
          </w:rPr>
          <w:t xml:space="preserve"> </w:t>
        </w:r>
        <w:r>
          <w:rPr>
            <w:rtl/>
          </w:rPr>
          <w:t>–</w:t>
        </w:r>
        <w:r>
          <w:rPr>
            <w:rFonts w:hint="cs"/>
            <w:rtl/>
          </w:rPr>
          <w:t xml:space="preserve"> </w:t>
        </w:r>
        <w:r>
          <w:rPr>
            <w:rFonts w:hint="cs"/>
          </w:rPr>
          <w:t>G</w:t>
        </w:r>
        <w:r>
          <w:rPr>
            <w:rFonts w:hint="cs"/>
            <w:rtl/>
          </w:rPr>
          <w:t xml:space="preserve">, התמרה </w:t>
        </w:r>
        <w:r>
          <w:rPr>
            <w:rtl/>
          </w:rPr>
          <w:t>–</w:t>
        </w:r>
        <w:r>
          <w:rPr>
            <w:rFonts w:hint="cs"/>
            <w:rtl/>
          </w:rPr>
          <w:t xml:space="preserve"> </w:t>
        </w:r>
        <w:r>
          <w:rPr>
            <w:rFonts w:hint="cs"/>
          </w:rPr>
          <w:t>H</w:t>
        </w:r>
        <w:r>
          <w:rPr>
            <w:rFonts w:hint="cs"/>
            <w:rtl/>
          </w:rPr>
          <w:t xml:space="preserve">, קובץ פלט </w:t>
        </w:r>
        <w:r>
          <w:rPr>
            <w:rtl/>
          </w:rPr>
          <w:t>–</w:t>
        </w:r>
        <w:r>
          <w:rPr>
            <w:rFonts w:hint="cs"/>
            <w:rtl/>
          </w:rPr>
          <w:t xml:space="preserve"> </w:t>
        </w:r>
        <w:r>
          <w:rPr>
            <w:rFonts w:hint="cs"/>
          </w:rPr>
          <w:t>F</w:t>
        </w:r>
      </w:ins>
    </w:p>
    <w:p w:rsidR="002C6405" w:rsidRDefault="002C6405" w:rsidP="002C6405">
      <w:pPr>
        <w:spacing w:line="360" w:lineRule="auto"/>
        <w:rPr>
          <w:ins w:id="148" w:author="dov" w:date="2012-04-21T10:46:00Z"/>
          <w:rFonts w:hint="cs"/>
          <w:rtl/>
        </w:rPr>
        <w:pPrChange w:id="149" w:author="dov" w:date="2012-04-21T10:46:00Z">
          <w:pPr>
            <w:spacing w:line="360" w:lineRule="auto"/>
          </w:pPr>
        </w:pPrChange>
      </w:pPr>
      <w:ins w:id="150" w:author="dov" w:date="2012-04-21T10:44:00Z">
        <w:r>
          <w:rPr>
            <w:rFonts w:hint="cs"/>
            <w:rtl/>
          </w:rPr>
          <w:t xml:space="preserve">תכנית </w:t>
        </w:r>
        <w:r>
          <w:rPr>
            <w:rFonts w:hint="cs"/>
          </w:rPr>
          <w:t>G1</w:t>
        </w:r>
        <w:r>
          <w:rPr>
            <w:rFonts w:hint="cs"/>
            <w:rtl/>
          </w:rPr>
          <w:t xml:space="preserve"> מחשבת את מקבץ </w:t>
        </w:r>
      </w:ins>
      <w:ins w:id="151" w:author="dov" w:date="2012-04-21T10:45:00Z">
        <w:r>
          <w:rPr>
            <w:rFonts w:hint="cs"/>
          </w:rPr>
          <w:t>M1</w:t>
        </w:r>
        <w:r>
          <w:rPr>
            <w:rFonts w:hint="cs"/>
            <w:rtl/>
          </w:rPr>
          <w:t xml:space="preserve"> תוך שימוש בהתמרה </w:t>
        </w:r>
        <w:r>
          <w:rPr>
            <w:rFonts w:hint="cs"/>
          </w:rPr>
          <w:t>H1</w:t>
        </w:r>
        <w:r>
          <w:rPr>
            <w:rFonts w:hint="cs"/>
            <w:rtl/>
          </w:rPr>
          <w:t xml:space="preserve"> ויוצרת קובץ פל</w:t>
        </w:r>
      </w:ins>
      <w:ins w:id="152" w:author="dov" w:date="2012-04-21T10:46:00Z">
        <w:r>
          <w:rPr>
            <w:rFonts w:hint="cs"/>
            <w:rtl/>
          </w:rPr>
          <w:t xml:space="preserve">ט </w:t>
        </w:r>
        <w:r>
          <w:rPr>
            <w:rFonts w:hint="cs"/>
          </w:rPr>
          <w:t>F1</w:t>
        </w:r>
      </w:ins>
      <w:ins w:id="153" w:author="dov" w:date="2012-04-21T10:47:00Z">
        <w:r>
          <w:rPr>
            <w:rFonts w:hint="cs"/>
            <w:rtl/>
          </w:rPr>
          <w:t>. תוכנית זו לא מבצעת הגדרה של אלמנטים גיאומטריים כגון שטחים ולא של קודים של נקודות.</w:t>
        </w:r>
      </w:ins>
    </w:p>
    <w:p w:rsidR="002C6405" w:rsidRDefault="002C6405" w:rsidP="002C6405">
      <w:pPr>
        <w:spacing w:line="360" w:lineRule="auto"/>
        <w:rPr>
          <w:ins w:id="154" w:author="dov" w:date="2012-04-21T10:49:00Z"/>
          <w:rFonts w:hint="cs"/>
          <w:rtl/>
        </w:rPr>
        <w:pPrChange w:id="155" w:author="dov" w:date="2012-04-21T10:46:00Z">
          <w:pPr>
            <w:spacing w:line="360" w:lineRule="auto"/>
          </w:pPr>
        </w:pPrChange>
      </w:pPr>
      <w:ins w:id="156" w:author="dov" w:date="2012-04-21T10:46:00Z">
        <w:r>
          <w:rPr>
            <w:rFonts w:hint="cs"/>
            <w:rtl/>
          </w:rPr>
          <w:t xml:space="preserve">כנ"ל עם מקבץ </w:t>
        </w:r>
        <w:r>
          <w:rPr>
            <w:rFonts w:hint="cs"/>
          </w:rPr>
          <w:t>M2</w:t>
        </w:r>
        <w:r>
          <w:rPr>
            <w:rFonts w:hint="cs"/>
            <w:rtl/>
          </w:rPr>
          <w:t xml:space="preserve"> ומקבץ </w:t>
        </w:r>
        <w:r>
          <w:rPr>
            <w:rFonts w:hint="cs"/>
          </w:rPr>
          <w:t>M3</w:t>
        </w:r>
      </w:ins>
      <w:ins w:id="157" w:author="dov" w:date="2012-04-21T10:47:00Z">
        <w:r>
          <w:rPr>
            <w:rFonts w:hint="cs"/>
            <w:rtl/>
          </w:rPr>
          <w:t xml:space="preserve">. בשלב זה קיימות שלוש תכניות </w:t>
        </w:r>
        <w:r>
          <w:rPr>
            <w:rFonts w:hint="cs"/>
          </w:rPr>
          <w:t>GEO2000</w:t>
        </w:r>
        <w:r>
          <w:rPr>
            <w:rFonts w:hint="cs"/>
            <w:rtl/>
          </w:rPr>
          <w:t>. כעת צריכים ל</w:t>
        </w:r>
      </w:ins>
      <w:ins w:id="158" w:author="dov" w:date="2012-04-21T10:48:00Z">
        <w:r>
          <w:rPr>
            <w:rFonts w:hint="cs"/>
            <w:rtl/>
          </w:rPr>
          <w:t xml:space="preserve">בצע את החישובים בין נקודות משלושת המקבצים, לבצע תיקונים ולבצע את ההגדרות הגיאומטריות. התכנית </w:t>
        </w:r>
      </w:ins>
      <w:ins w:id="159" w:author="dov" w:date="2012-04-21T10:49:00Z">
        <w:r>
          <w:rPr>
            <w:rFonts w:hint="cs"/>
            <w:rtl/>
          </w:rPr>
          <w:t>הרביעית תהיה כדלקמן:</w:t>
        </w:r>
      </w:ins>
    </w:p>
    <w:p w:rsidR="002C6405" w:rsidRDefault="002C6405" w:rsidP="002C6405">
      <w:pPr>
        <w:spacing w:line="360" w:lineRule="auto"/>
        <w:rPr>
          <w:ins w:id="160" w:author="dov" w:date="2012-04-21T10:46:00Z"/>
          <w:rFonts w:hint="cs"/>
          <w:rtl/>
        </w:rPr>
        <w:pPrChange w:id="161" w:author="dov" w:date="2012-04-21T10:46:00Z">
          <w:pPr>
            <w:spacing w:line="360" w:lineRule="auto"/>
          </w:pPr>
        </w:pPrChange>
      </w:pPr>
    </w:p>
    <w:p w:rsidR="002C6405" w:rsidRDefault="002C6405" w:rsidP="002C6405">
      <w:pPr>
        <w:spacing w:line="360" w:lineRule="auto"/>
        <w:rPr>
          <w:ins w:id="162" w:author="dov" w:date="2012-04-21T10:49:00Z"/>
          <w:rFonts w:hint="cs"/>
        </w:rPr>
        <w:pPrChange w:id="163" w:author="dov" w:date="2012-04-21T10:49:00Z">
          <w:pPr>
            <w:spacing w:line="360" w:lineRule="auto"/>
          </w:pPr>
        </w:pPrChange>
      </w:pPr>
      <w:ins w:id="164" w:author="dov" w:date="2012-04-21T10:49:00Z">
        <w:r>
          <w:rPr>
            <w:rFonts w:hint="cs"/>
          </w:rPr>
          <w:t>LOAD F1</w:t>
        </w:r>
      </w:ins>
    </w:p>
    <w:p w:rsidR="002C6405" w:rsidRDefault="002C6405" w:rsidP="002C6405">
      <w:pPr>
        <w:spacing w:line="360" w:lineRule="auto"/>
        <w:rPr>
          <w:ins w:id="165" w:author="dov" w:date="2012-04-21T10:49:00Z"/>
          <w:rFonts w:hint="cs"/>
        </w:rPr>
        <w:pPrChange w:id="166" w:author="dov" w:date="2012-04-21T10:49:00Z">
          <w:pPr>
            <w:spacing w:line="360" w:lineRule="auto"/>
          </w:pPr>
        </w:pPrChange>
      </w:pPr>
      <w:ins w:id="167" w:author="dov" w:date="2012-04-21T10:49:00Z">
        <w:r>
          <w:rPr>
            <w:rFonts w:hint="cs"/>
          </w:rPr>
          <w:t>LOAD F2</w:t>
        </w:r>
      </w:ins>
    </w:p>
    <w:p w:rsidR="002C6405" w:rsidRDefault="002C6405" w:rsidP="002C6405">
      <w:pPr>
        <w:spacing w:line="360" w:lineRule="auto"/>
        <w:rPr>
          <w:ins w:id="168" w:author="dov" w:date="2012-04-21T10:50:00Z"/>
          <w:rFonts w:hint="cs"/>
        </w:rPr>
        <w:pPrChange w:id="169" w:author="dov" w:date="2012-04-21T10:49:00Z">
          <w:pPr>
            <w:spacing w:line="360" w:lineRule="auto"/>
          </w:pPr>
        </w:pPrChange>
      </w:pPr>
      <w:ins w:id="170" w:author="dov" w:date="2012-04-21T10:50:00Z">
        <w:r>
          <w:rPr>
            <w:rFonts w:hint="cs"/>
          </w:rPr>
          <w:t>LOAD F3</w:t>
        </w:r>
      </w:ins>
    </w:p>
    <w:p w:rsidR="002C6405" w:rsidRDefault="002C6405" w:rsidP="00FC5AAD">
      <w:pPr>
        <w:pStyle w:val="a8"/>
        <w:numPr>
          <w:ilvl w:val="0"/>
          <w:numId w:val="14"/>
        </w:numPr>
        <w:spacing w:line="360" w:lineRule="auto"/>
        <w:rPr>
          <w:ins w:id="171" w:author="dov" w:date="2012-04-21T10:50:00Z"/>
        </w:rPr>
        <w:pPrChange w:id="172" w:author="dov" w:date="2012-04-21T10:51:00Z">
          <w:pPr>
            <w:pStyle w:val="a8"/>
            <w:numPr>
              <w:numId w:val="13"/>
            </w:numPr>
            <w:spacing w:line="360" w:lineRule="auto"/>
            <w:ind w:hanging="360"/>
          </w:pPr>
        </w:pPrChange>
      </w:pPr>
      <w:ins w:id="173" w:author="dov" w:date="2012-04-21T10:50:00Z">
        <w:r>
          <w:rPr>
            <w:rFonts w:hint="cs"/>
            <w:rtl/>
          </w:rPr>
          <w:t xml:space="preserve">חישובים נוספים על בסיס נתונים </w:t>
        </w:r>
        <w:proofErr w:type="spellStart"/>
        <w:r>
          <w:rPr>
            <w:rFonts w:hint="cs"/>
            <w:rtl/>
          </w:rPr>
          <w:t>מותמרים</w:t>
        </w:r>
        <w:proofErr w:type="spellEnd"/>
        <w:r>
          <w:rPr>
            <w:rFonts w:hint="cs"/>
            <w:rtl/>
          </w:rPr>
          <w:t>.</w:t>
        </w:r>
      </w:ins>
    </w:p>
    <w:p w:rsidR="002C6405" w:rsidRDefault="002C6405" w:rsidP="00FC5AAD">
      <w:pPr>
        <w:pStyle w:val="a8"/>
        <w:numPr>
          <w:ilvl w:val="0"/>
          <w:numId w:val="14"/>
        </w:numPr>
        <w:spacing w:line="360" w:lineRule="auto"/>
        <w:rPr>
          <w:ins w:id="174" w:author="dov" w:date="2012-04-21T10:50:00Z"/>
        </w:rPr>
        <w:pPrChange w:id="175" w:author="dov" w:date="2012-04-21T10:51:00Z">
          <w:pPr>
            <w:pStyle w:val="a8"/>
            <w:numPr>
              <w:numId w:val="13"/>
            </w:numPr>
            <w:spacing w:line="360" w:lineRule="auto"/>
            <w:ind w:hanging="360"/>
          </w:pPr>
        </w:pPrChange>
      </w:pPr>
      <w:ins w:id="176" w:author="dov" w:date="2012-04-21T10:50:00Z">
        <w:r>
          <w:rPr>
            <w:rFonts w:hint="cs"/>
            <w:rtl/>
          </w:rPr>
          <w:t>ביצוע תיקונים בערכי נקודות נבחרות</w:t>
        </w:r>
      </w:ins>
    </w:p>
    <w:p w:rsidR="002C6405" w:rsidRDefault="002C6405" w:rsidP="00FC5AAD">
      <w:pPr>
        <w:pStyle w:val="a8"/>
        <w:numPr>
          <w:ilvl w:val="0"/>
          <w:numId w:val="14"/>
        </w:numPr>
        <w:spacing w:line="360" w:lineRule="auto"/>
        <w:rPr>
          <w:ins w:id="177" w:author="dov" w:date="2012-04-21T10:50:00Z"/>
        </w:rPr>
        <w:pPrChange w:id="178" w:author="dov" w:date="2012-04-21T10:51:00Z">
          <w:pPr>
            <w:pStyle w:val="a8"/>
            <w:numPr>
              <w:numId w:val="13"/>
            </w:numPr>
            <w:spacing w:line="360" w:lineRule="auto"/>
            <w:ind w:hanging="360"/>
          </w:pPr>
        </w:pPrChange>
      </w:pPr>
      <w:ins w:id="179" w:author="dov" w:date="2012-04-21T10:50:00Z">
        <w:r>
          <w:rPr>
            <w:rFonts w:hint="cs"/>
            <w:rtl/>
          </w:rPr>
          <w:t xml:space="preserve">הגדרת שטחים, מקטעי קווים, וקטורים. שלב זה והקודם לו יבוצעו בצורה </w:t>
        </w:r>
        <w:proofErr w:type="spellStart"/>
        <w:r>
          <w:rPr>
            <w:rFonts w:hint="cs"/>
            <w:rtl/>
          </w:rPr>
          <w:t>איטרטיבית</w:t>
        </w:r>
        <w:proofErr w:type="spellEnd"/>
      </w:ins>
    </w:p>
    <w:p w:rsidR="002C6405" w:rsidRDefault="002C6405" w:rsidP="00FC5AAD">
      <w:pPr>
        <w:pStyle w:val="a8"/>
        <w:numPr>
          <w:ilvl w:val="0"/>
          <w:numId w:val="14"/>
        </w:numPr>
        <w:spacing w:line="360" w:lineRule="auto"/>
        <w:rPr>
          <w:ins w:id="180" w:author="dov" w:date="2012-04-21T10:50:00Z"/>
        </w:rPr>
        <w:pPrChange w:id="181" w:author="dov" w:date="2012-04-21T10:51:00Z">
          <w:pPr>
            <w:pStyle w:val="a8"/>
            <w:numPr>
              <w:numId w:val="13"/>
            </w:numPr>
            <w:spacing w:line="360" w:lineRule="auto"/>
            <w:ind w:hanging="360"/>
          </w:pPr>
        </w:pPrChange>
      </w:pPr>
      <w:ins w:id="182" w:author="dov" w:date="2012-04-21T10:50:00Z">
        <w:r>
          <w:rPr>
            <w:rFonts w:hint="cs"/>
            <w:rtl/>
          </w:rPr>
          <w:t xml:space="preserve">שמירת נתונים (בפקודת </w:t>
        </w:r>
        <w:r>
          <w:rPr>
            <w:rFonts w:hint="cs"/>
          </w:rPr>
          <w:t>SAVE</w:t>
        </w:r>
        <w:r>
          <w:rPr>
            <w:rFonts w:hint="cs"/>
            <w:rtl/>
          </w:rPr>
          <w:t xml:space="preserve"> למשל)</w:t>
        </w:r>
      </w:ins>
    </w:p>
    <w:p w:rsidR="002C6405" w:rsidRDefault="002C6405" w:rsidP="00FC5AAD">
      <w:pPr>
        <w:pStyle w:val="a8"/>
        <w:numPr>
          <w:ilvl w:val="0"/>
          <w:numId w:val="14"/>
        </w:numPr>
        <w:spacing w:line="360" w:lineRule="auto"/>
        <w:rPr>
          <w:ins w:id="183" w:author="dov" w:date="2012-04-21T10:50:00Z"/>
          <w:rFonts w:hint="cs"/>
        </w:rPr>
        <w:pPrChange w:id="184" w:author="dov" w:date="2012-04-21T10:51:00Z">
          <w:pPr>
            <w:pStyle w:val="a8"/>
            <w:numPr>
              <w:numId w:val="13"/>
            </w:numPr>
            <w:spacing w:line="360" w:lineRule="auto"/>
            <w:ind w:hanging="360"/>
          </w:pPr>
        </w:pPrChange>
      </w:pPr>
      <w:ins w:id="185" w:author="dov" w:date="2012-04-21T10:50:00Z">
        <w:r>
          <w:rPr>
            <w:rFonts w:hint="cs"/>
            <w:rtl/>
          </w:rPr>
          <w:t>הגדרת קודים לקבוצות של נקודות כך שיהפכו לבלוקים בתוכנת ה-</w:t>
        </w:r>
        <w:r>
          <w:rPr>
            <w:rFonts w:hint="cs"/>
          </w:rPr>
          <w:t>AUTOCAD</w:t>
        </w:r>
        <w:r>
          <w:rPr>
            <w:rFonts w:hint="cs"/>
            <w:rtl/>
          </w:rPr>
          <w:t xml:space="preserve"> (ראה נספח א') תוך שימוש בפקודת </w:t>
        </w:r>
        <w:r>
          <w:rPr>
            <w:rFonts w:hint="cs"/>
          </w:rPr>
          <w:t>OVRCODE</w:t>
        </w:r>
      </w:ins>
    </w:p>
    <w:p w:rsidR="002C6405" w:rsidRDefault="002C6405" w:rsidP="002C6405">
      <w:pPr>
        <w:spacing w:line="360" w:lineRule="auto"/>
        <w:rPr>
          <w:ins w:id="186" w:author="dov" w:date="2012-04-21T11:08:00Z"/>
          <w:rFonts w:hint="cs"/>
          <w:rtl/>
        </w:rPr>
        <w:pPrChange w:id="187" w:author="dov" w:date="2012-04-21T10:49:00Z">
          <w:pPr>
            <w:spacing w:line="360" w:lineRule="auto"/>
          </w:pPr>
        </w:pPrChange>
      </w:pPr>
    </w:p>
    <w:p w:rsidR="00100D1B" w:rsidRPr="00100D1B" w:rsidRDefault="00100D1B" w:rsidP="00100D1B">
      <w:pPr>
        <w:spacing w:line="360" w:lineRule="auto"/>
        <w:rPr>
          <w:b/>
          <w:bCs/>
          <w:rPrChange w:id="188" w:author="dov" w:date="2012-04-21T11:10:00Z">
            <w:rPr/>
          </w:rPrChange>
        </w:rPr>
        <w:pPrChange w:id="189" w:author="dov" w:date="2012-04-21T11:09:00Z">
          <w:pPr>
            <w:spacing w:line="360" w:lineRule="auto"/>
          </w:pPr>
        </w:pPrChange>
      </w:pPr>
      <w:ins w:id="190" w:author="dov" w:date="2012-04-21T11:08:00Z">
        <w:r w:rsidRPr="00100D1B">
          <w:rPr>
            <w:rFonts w:hint="cs"/>
            <w:b/>
            <w:bCs/>
            <w:rtl/>
            <w:rPrChange w:id="191" w:author="dov" w:date="2012-04-21T11:10:00Z">
              <w:rPr>
                <w:rFonts w:hint="cs"/>
                <w:rtl/>
              </w:rPr>
            </w:rPrChange>
          </w:rPr>
          <w:t xml:space="preserve">נספח ד' </w:t>
        </w:r>
        <w:r w:rsidRPr="00100D1B">
          <w:rPr>
            <w:b/>
            <w:bCs/>
            <w:rtl/>
            <w:rPrChange w:id="192" w:author="dov" w:date="2012-04-21T11:10:00Z">
              <w:rPr>
                <w:rtl/>
              </w:rPr>
            </w:rPrChange>
          </w:rPr>
          <w:t>–</w:t>
        </w:r>
        <w:r w:rsidRPr="00100D1B">
          <w:rPr>
            <w:rFonts w:hint="cs"/>
            <w:b/>
            <w:bCs/>
            <w:rtl/>
            <w:rPrChange w:id="193" w:author="dov" w:date="2012-04-21T11:10:00Z">
              <w:rPr>
                <w:rFonts w:hint="cs"/>
                <w:rtl/>
              </w:rPr>
            </w:rPrChange>
          </w:rPr>
          <w:t xml:space="preserve"> הפיכת </w:t>
        </w:r>
      </w:ins>
      <w:ins w:id="194" w:author="dov" w:date="2012-04-21T11:09:00Z">
        <w:r w:rsidRPr="00100D1B">
          <w:rPr>
            <w:rFonts w:hint="cs"/>
            <w:b/>
            <w:bCs/>
            <w:rtl/>
            <w:rPrChange w:id="195" w:author="dov" w:date="2012-04-21T11:10:00Z">
              <w:rPr>
                <w:rFonts w:hint="cs"/>
                <w:rtl/>
              </w:rPr>
            </w:rPrChange>
          </w:rPr>
          <w:t>קובץ</w:t>
        </w:r>
      </w:ins>
      <w:ins w:id="196" w:author="dov" w:date="2012-04-21T11:08:00Z">
        <w:r w:rsidRPr="00100D1B">
          <w:rPr>
            <w:rFonts w:hint="cs"/>
            <w:b/>
            <w:bCs/>
            <w:rtl/>
            <w:rPrChange w:id="197" w:author="dov" w:date="2012-04-21T11:10:00Z">
              <w:rPr>
                <w:rFonts w:hint="cs"/>
                <w:rtl/>
              </w:rPr>
            </w:rPrChange>
          </w:rPr>
          <w:t xml:space="preserve"> נתונים </w:t>
        </w:r>
      </w:ins>
      <w:ins w:id="198" w:author="dov" w:date="2012-04-21T11:09:00Z">
        <w:r w:rsidRPr="00100D1B">
          <w:rPr>
            <w:rFonts w:hint="cs"/>
            <w:b/>
            <w:bCs/>
            <w:rtl/>
            <w:rPrChange w:id="199" w:author="dov" w:date="2012-04-21T11:10:00Z">
              <w:rPr>
                <w:rFonts w:hint="cs"/>
                <w:rtl/>
              </w:rPr>
            </w:rPrChange>
          </w:rPr>
          <w:t>חיצוני לקובץ שניתן לייבאו לתוך תוכנת ה-</w:t>
        </w:r>
        <w:r w:rsidRPr="00100D1B">
          <w:rPr>
            <w:rFonts w:hint="cs"/>
            <w:b/>
            <w:bCs/>
            <w:rPrChange w:id="200" w:author="dov" w:date="2012-04-21T11:10:00Z">
              <w:rPr>
                <w:rFonts w:hint="cs"/>
              </w:rPr>
            </w:rPrChange>
          </w:rPr>
          <w:t xml:space="preserve">GEO2000 </w:t>
        </w:r>
        <w:r w:rsidRPr="00100D1B">
          <w:rPr>
            <w:rFonts w:hint="cs"/>
            <w:b/>
            <w:bCs/>
            <w:rtl/>
            <w:rPrChange w:id="201" w:author="dov" w:date="2012-04-21T11:10:00Z">
              <w:rPr>
                <w:rFonts w:hint="cs"/>
                <w:rtl/>
              </w:rPr>
            </w:rPrChange>
          </w:rPr>
          <w:t xml:space="preserve"> </w:t>
        </w:r>
      </w:ins>
    </w:p>
    <w:sectPr w:rsidR="00100D1B" w:rsidRPr="00100D1B" w:rsidSect="003A3497">
      <w:headerReference w:type="default" r:id="rId7"/>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2B5A" w:rsidRDefault="00262B5A" w:rsidP="002D792A">
      <w:pPr>
        <w:spacing w:after="0" w:line="240" w:lineRule="auto"/>
      </w:pPr>
      <w:r>
        <w:separator/>
      </w:r>
    </w:p>
  </w:endnote>
  <w:endnote w:type="continuationSeparator" w:id="0">
    <w:p w:rsidR="00262B5A" w:rsidRDefault="00262B5A" w:rsidP="002D79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Rockwell">
    <w:altName w:val="Times New Roman"/>
    <w:panose1 w:val="00000000000000000000"/>
    <w:charset w:val="00"/>
    <w:family w:val="roman"/>
    <w:notTrueType/>
    <w:pitch w:val="default"/>
    <w:sig w:usb0="00000000" w:usb1="00000000" w:usb2="00000000" w:usb3="00000000" w:csb0="00000000" w:csb1="00000000"/>
  </w:font>
  <w:font w:name="David">
    <w:panose1 w:val="00000000000000000000"/>
    <w:charset w:val="B1"/>
    <w:family w:val="auto"/>
    <w:pitch w:val="variable"/>
    <w:sig w:usb0="00000801" w:usb1="00000000" w:usb2="00000000" w:usb3="00000000" w:csb0="00000020" w:csb1="00000000"/>
  </w:font>
  <w:font w:name="Levenim MT">
    <w:panose1 w:val="00000000000000000000"/>
    <w:charset w:val="B1"/>
    <w:family w:val="auto"/>
    <w:pitch w:val="variable"/>
    <w:sig w:usb0="00000801" w:usb1="00000000" w:usb2="00000000" w:usb3="00000000" w:csb0="00000020" w:csb1="00000000"/>
  </w:font>
  <w:font w:name="Narkisim">
    <w:panose1 w:val="00000000000000000000"/>
    <w:charset w:val="B1"/>
    <w:family w:val="auto"/>
    <w:pitch w:val="variable"/>
    <w:sig w:usb0="00000801" w:usb1="00000000" w:usb2="00000000" w:usb3="00000000" w:csb0="00000020" w:csb1="00000000"/>
  </w:font>
  <w:font w:name="Miriam">
    <w:panose1 w:val="00000000000000000000"/>
    <w:charset w:val="B1"/>
    <w:family w:val="auto"/>
    <w:pitch w:val="variable"/>
    <w:sig w:usb0="00000801" w:usb1="00000000" w:usb2="00000000" w:usb3="00000000" w:csb0="0000002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1011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tblPr>
    <w:tblGrid>
      <w:gridCol w:w="3686"/>
      <w:gridCol w:w="2268"/>
      <w:gridCol w:w="1134"/>
      <w:gridCol w:w="1701"/>
      <w:gridCol w:w="1325"/>
    </w:tblGrid>
    <w:tr w:rsidR="002D792A" w:rsidTr="002D792A">
      <w:tc>
        <w:tcPr>
          <w:tcW w:w="3686" w:type="dxa"/>
        </w:tcPr>
        <w:p w:rsidR="002D792A" w:rsidRDefault="002D792A" w:rsidP="007C0B16">
          <w:pPr>
            <w:pStyle w:val="a5"/>
            <w:rPr>
              <w:szCs w:val="16"/>
              <w:rtl/>
            </w:rPr>
          </w:pPr>
          <w:r>
            <w:rPr>
              <w:szCs w:val="16"/>
              <w:rtl/>
            </w:rPr>
            <w:t xml:space="preserve">שם דף ההנחיות : </w:t>
          </w:r>
          <w:r w:rsidR="00EF384D">
            <w:rPr>
              <w:rFonts w:hint="cs"/>
              <w:szCs w:val="16"/>
            </w:rPr>
            <w:t>GEO2000</w:t>
          </w:r>
          <w:r>
            <w:rPr>
              <w:rFonts w:hint="cs"/>
              <w:szCs w:val="16"/>
              <w:rtl/>
            </w:rPr>
            <w:t xml:space="preserve"> </w:t>
          </w:r>
          <w:r>
            <w:rPr>
              <w:rFonts w:cs="Levenim MT"/>
              <w:szCs w:val="16"/>
              <w:rtl/>
            </w:rPr>
            <w:t>–</w:t>
          </w:r>
          <w:r>
            <w:rPr>
              <w:rFonts w:hint="cs"/>
              <w:szCs w:val="16"/>
              <w:rtl/>
            </w:rPr>
            <w:t xml:space="preserve"> נוהל שימוש</w:t>
          </w:r>
        </w:p>
      </w:tc>
      <w:tc>
        <w:tcPr>
          <w:tcW w:w="2268" w:type="dxa"/>
        </w:tcPr>
        <w:p w:rsidR="002D792A" w:rsidRDefault="002D792A" w:rsidP="007C0B16">
          <w:pPr>
            <w:pStyle w:val="a5"/>
            <w:rPr>
              <w:szCs w:val="16"/>
              <w:rtl/>
            </w:rPr>
          </w:pPr>
          <w:r>
            <w:rPr>
              <w:szCs w:val="16"/>
              <w:rtl/>
            </w:rPr>
            <w:t xml:space="preserve">סימוכין : </w:t>
          </w:r>
          <w:fldSimple w:instr=" FILENAME  \* MERGEFORMAT ">
            <w:r>
              <w:rPr>
                <w:noProof/>
                <w:sz w:val="16"/>
                <w:szCs w:val="16"/>
              </w:rPr>
              <w:t>DMQ_???_11.doc</w:t>
            </w:r>
          </w:fldSimple>
        </w:p>
      </w:tc>
      <w:tc>
        <w:tcPr>
          <w:tcW w:w="1134" w:type="dxa"/>
        </w:tcPr>
        <w:p w:rsidR="002D792A" w:rsidRDefault="002D792A" w:rsidP="007C0B16">
          <w:pPr>
            <w:pStyle w:val="a5"/>
            <w:rPr>
              <w:szCs w:val="16"/>
              <w:rtl/>
            </w:rPr>
          </w:pPr>
          <w:r>
            <w:rPr>
              <w:szCs w:val="16"/>
              <w:rtl/>
            </w:rPr>
            <w:t>מהדורה: 01</w:t>
          </w:r>
        </w:p>
      </w:tc>
      <w:tc>
        <w:tcPr>
          <w:tcW w:w="1701" w:type="dxa"/>
        </w:tcPr>
        <w:p w:rsidR="002D792A" w:rsidRDefault="002D792A" w:rsidP="007C0B16">
          <w:pPr>
            <w:pStyle w:val="a5"/>
            <w:rPr>
              <w:szCs w:val="16"/>
              <w:rtl/>
            </w:rPr>
          </w:pPr>
          <w:r>
            <w:rPr>
              <w:szCs w:val="16"/>
              <w:rtl/>
            </w:rPr>
            <w:t xml:space="preserve">תחולה : </w:t>
          </w:r>
        </w:p>
      </w:tc>
      <w:tc>
        <w:tcPr>
          <w:tcW w:w="1325" w:type="dxa"/>
        </w:tcPr>
        <w:p w:rsidR="002D792A" w:rsidRDefault="002D792A" w:rsidP="007C0B16">
          <w:pPr>
            <w:pStyle w:val="a5"/>
            <w:rPr>
              <w:szCs w:val="16"/>
            </w:rPr>
          </w:pPr>
          <w:r>
            <w:rPr>
              <w:szCs w:val="16"/>
              <w:rtl/>
            </w:rPr>
            <w:t xml:space="preserve">דף </w:t>
          </w:r>
          <w:r w:rsidR="00AA0C04">
            <w:rPr>
              <w:rStyle w:val="a7"/>
              <w:szCs w:val="16"/>
              <w:rtl/>
            </w:rPr>
            <w:fldChar w:fldCharType="begin"/>
          </w:r>
          <w:r>
            <w:rPr>
              <w:rStyle w:val="a7"/>
              <w:szCs w:val="16"/>
              <w:rtl/>
            </w:rPr>
            <w:instrText xml:space="preserve"> </w:instrText>
          </w:r>
          <w:r>
            <w:rPr>
              <w:rStyle w:val="a7"/>
              <w:szCs w:val="16"/>
            </w:rPr>
            <w:instrText>PAGE</w:instrText>
          </w:r>
          <w:r>
            <w:rPr>
              <w:rStyle w:val="a7"/>
              <w:szCs w:val="16"/>
              <w:rtl/>
            </w:rPr>
            <w:instrText xml:space="preserve"> </w:instrText>
          </w:r>
          <w:r w:rsidR="00AA0C04">
            <w:rPr>
              <w:rStyle w:val="a7"/>
              <w:szCs w:val="16"/>
              <w:rtl/>
            </w:rPr>
            <w:fldChar w:fldCharType="separate"/>
          </w:r>
          <w:r w:rsidR="001C5D5E">
            <w:rPr>
              <w:rStyle w:val="a7"/>
              <w:noProof/>
              <w:szCs w:val="16"/>
              <w:rtl/>
            </w:rPr>
            <w:t>10</w:t>
          </w:r>
          <w:r w:rsidR="00AA0C04">
            <w:rPr>
              <w:rStyle w:val="a7"/>
              <w:szCs w:val="16"/>
              <w:rtl/>
            </w:rPr>
            <w:fldChar w:fldCharType="end"/>
          </w:r>
          <w:r>
            <w:rPr>
              <w:szCs w:val="16"/>
              <w:rtl/>
            </w:rPr>
            <w:t xml:space="preserve"> מתוך</w:t>
          </w:r>
          <w:r>
            <w:rPr>
              <w:rtl/>
            </w:rPr>
            <w:t xml:space="preserve"> </w:t>
          </w:r>
          <w:fldSimple w:instr=" NUMPAGES  \* MERGEFORMAT ">
            <w:r w:rsidR="001C5D5E" w:rsidRPr="001C5D5E">
              <w:rPr>
                <w:noProof/>
                <w:szCs w:val="16"/>
                <w:rtl/>
              </w:rPr>
              <w:t>10</w:t>
            </w:r>
          </w:fldSimple>
        </w:p>
      </w:tc>
    </w:tr>
  </w:tbl>
  <w:p w:rsidR="002D792A" w:rsidRDefault="002D792A">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2B5A" w:rsidRDefault="00262B5A" w:rsidP="002D792A">
      <w:pPr>
        <w:spacing w:after="0" w:line="240" w:lineRule="auto"/>
      </w:pPr>
      <w:r>
        <w:separator/>
      </w:r>
    </w:p>
  </w:footnote>
  <w:footnote w:type="continuationSeparator" w:id="0">
    <w:p w:rsidR="00262B5A" w:rsidRDefault="00262B5A" w:rsidP="002D79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983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tblPr>
    <w:tblGrid>
      <w:gridCol w:w="4727"/>
      <w:gridCol w:w="2977"/>
      <w:gridCol w:w="2127"/>
    </w:tblGrid>
    <w:tr w:rsidR="002D792A" w:rsidTr="00BA66F1">
      <w:trPr>
        <w:cantSplit/>
        <w:trHeight w:val="1671"/>
      </w:trPr>
      <w:tc>
        <w:tcPr>
          <w:tcW w:w="4727" w:type="dxa"/>
        </w:tcPr>
        <w:p w:rsidR="002D792A" w:rsidRPr="00CE1FC8" w:rsidRDefault="002D792A" w:rsidP="007C0B16">
          <w:pPr>
            <w:jc w:val="center"/>
          </w:pPr>
          <w:r w:rsidRPr="00CE1FC8">
            <w:rPr>
              <w:b/>
              <w:bCs/>
              <w:rtl/>
            </w:rPr>
            <w:t>קבוצת "</w:t>
          </w:r>
          <w:proofErr w:type="spellStart"/>
          <w:r w:rsidRPr="00CE1FC8">
            <w:rPr>
              <w:b/>
              <w:bCs/>
              <w:rtl/>
            </w:rPr>
            <w:t>דטהמפ</w:t>
          </w:r>
          <w:proofErr w:type="spellEnd"/>
          <w:r w:rsidRPr="00CE1FC8">
            <w:rPr>
              <w:b/>
              <w:bCs/>
            </w:rPr>
            <w:t>"</w:t>
          </w:r>
          <w:r w:rsidRPr="00CE1FC8">
            <w:rPr>
              <w:rFonts w:ascii="Narkisim" w:hAnsi="Narkisim"/>
              <w:rtl/>
            </w:rPr>
            <w:t xml:space="preserve"> </w:t>
          </w:r>
          <w:r>
            <w:rPr>
              <w:rFonts w:ascii="Miriam" w:hAnsi="Miriam"/>
              <w:noProof/>
              <w:sz w:val="20"/>
              <w:rtl/>
            </w:rPr>
            <w:drawing>
              <wp:inline distT="0" distB="0" distL="0" distR="0">
                <wp:extent cx="346710" cy="252095"/>
                <wp:effectExtent l="1905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46710" cy="252095"/>
                        </a:xfrm>
                        <a:prstGeom prst="rect">
                          <a:avLst/>
                        </a:prstGeom>
                        <a:noFill/>
                        <a:ln w="9525">
                          <a:noFill/>
                          <a:miter lim="800000"/>
                          <a:headEnd/>
                          <a:tailEnd/>
                        </a:ln>
                      </pic:spPr>
                    </pic:pic>
                  </a:graphicData>
                </a:graphic>
              </wp:inline>
            </w:drawing>
          </w:r>
        </w:p>
        <w:p w:rsidR="002D792A" w:rsidRPr="00CE1FC8" w:rsidRDefault="002D792A" w:rsidP="007C0B16">
          <w:pPr>
            <w:pStyle w:val="a3"/>
            <w:jc w:val="center"/>
            <w:rPr>
              <w:b/>
              <w:bCs/>
            </w:rPr>
          </w:pPr>
          <w:r w:rsidRPr="00CE1FC8">
            <w:rPr>
              <w:b/>
              <w:bCs/>
              <w:u w:val="single"/>
              <w:rtl/>
            </w:rPr>
            <w:t>מערכות מידע גיאוגרפיות בע"מ</w:t>
          </w:r>
        </w:p>
        <w:p w:rsidR="002D792A" w:rsidRPr="00CE1FC8" w:rsidRDefault="002D792A" w:rsidP="007C0B16">
          <w:pPr>
            <w:pStyle w:val="a3"/>
            <w:jc w:val="center"/>
            <w:rPr>
              <w:rFonts w:ascii="Miriam" w:hAnsi="Miriam"/>
              <w:rtl/>
            </w:rPr>
          </w:pPr>
          <w:r w:rsidRPr="00CE1FC8">
            <w:rPr>
              <w:rFonts w:ascii="Miriam" w:hAnsi="Miriam"/>
              <w:rtl/>
            </w:rPr>
            <w:t>הי</w:t>
          </w:r>
          <w:r w:rsidRPr="00CE1FC8">
            <w:rPr>
              <w:rFonts w:ascii="Miriam" w:hAnsi="Miriam" w:hint="cs"/>
              <w:rtl/>
            </w:rPr>
            <w:t>רקון</w:t>
          </w:r>
          <w:r w:rsidRPr="00CE1FC8">
            <w:rPr>
              <w:rFonts w:ascii="Miriam" w:hAnsi="Miriam"/>
              <w:rtl/>
            </w:rPr>
            <w:t xml:space="preserve"> </w:t>
          </w:r>
          <w:r w:rsidRPr="00CE1FC8">
            <w:rPr>
              <w:rFonts w:ascii="Miriam" w:hAnsi="Miriam" w:hint="cs"/>
              <w:rtl/>
            </w:rPr>
            <w:t>67 בני ברק</w:t>
          </w:r>
          <w:r w:rsidRPr="00CE1FC8">
            <w:rPr>
              <w:rFonts w:ascii="Miriam" w:hAnsi="Miriam"/>
              <w:rtl/>
            </w:rPr>
            <w:t xml:space="preserve"> 5</w:t>
          </w:r>
          <w:r w:rsidRPr="00CE1FC8">
            <w:rPr>
              <w:rFonts w:ascii="Miriam" w:hAnsi="Miriam" w:hint="cs"/>
              <w:rtl/>
            </w:rPr>
            <w:t>1206</w:t>
          </w:r>
        </w:p>
        <w:p w:rsidR="002D792A" w:rsidRDefault="002D792A" w:rsidP="007C0B16">
          <w:pPr>
            <w:pStyle w:val="a3"/>
            <w:jc w:val="center"/>
            <w:rPr>
              <w:rFonts w:cs="Narkisim"/>
              <w:szCs w:val="32"/>
              <w:rtl/>
            </w:rPr>
          </w:pPr>
          <w:r w:rsidRPr="00CE1FC8">
            <w:rPr>
              <w:rFonts w:ascii="Miriam" w:hAnsi="Miriam"/>
              <w:rtl/>
            </w:rPr>
            <w:t>טל. 03-7</w:t>
          </w:r>
          <w:r w:rsidRPr="00CE1FC8">
            <w:rPr>
              <w:rFonts w:ascii="Miriam" w:hAnsi="Miriam" w:hint="cs"/>
              <w:rtl/>
            </w:rPr>
            <w:t>541000</w:t>
          </w:r>
          <w:r w:rsidRPr="00CE1FC8">
            <w:rPr>
              <w:rFonts w:ascii="Miriam" w:hAnsi="Miriam"/>
              <w:rtl/>
            </w:rPr>
            <w:t>, פקס. 03-7516356</w:t>
          </w:r>
        </w:p>
      </w:tc>
      <w:tc>
        <w:tcPr>
          <w:tcW w:w="2977" w:type="dxa"/>
        </w:tcPr>
        <w:p w:rsidR="002D792A" w:rsidRDefault="00BA66F1" w:rsidP="00FE21CC">
          <w:pPr>
            <w:pStyle w:val="a3"/>
            <w:jc w:val="center"/>
            <w:rPr>
              <w:b/>
              <w:bCs/>
              <w:szCs w:val="36"/>
              <w:rtl/>
            </w:rPr>
          </w:pPr>
          <w:r>
            <w:rPr>
              <w:rFonts w:hint="cs"/>
              <w:b/>
              <w:bCs/>
              <w:szCs w:val="36"/>
              <w:rtl/>
            </w:rPr>
            <w:t xml:space="preserve">תוכנת </w:t>
          </w:r>
          <w:r w:rsidR="00FE21CC" w:rsidRPr="00FE21CC">
            <w:rPr>
              <w:rFonts w:hint="cs"/>
              <w:b/>
              <w:bCs/>
              <w:sz w:val="32"/>
              <w:szCs w:val="44"/>
            </w:rPr>
            <w:t>GEO2000</w:t>
          </w:r>
        </w:p>
        <w:p w:rsidR="002D792A" w:rsidRDefault="002D792A" w:rsidP="007C0B16">
          <w:pPr>
            <w:pStyle w:val="a3"/>
            <w:jc w:val="center"/>
            <w:rPr>
              <w:b/>
              <w:bCs/>
              <w:szCs w:val="32"/>
              <w:rtl/>
            </w:rPr>
          </w:pPr>
          <w:r>
            <w:rPr>
              <w:b/>
              <w:bCs/>
              <w:szCs w:val="32"/>
              <w:rtl/>
            </w:rPr>
            <w:t xml:space="preserve"> </w:t>
          </w:r>
          <w:r>
            <w:rPr>
              <w:rFonts w:hint="cs"/>
              <w:b/>
              <w:bCs/>
              <w:szCs w:val="32"/>
              <w:rtl/>
            </w:rPr>
            <w:t>נוהל שימוש</w:t>
          </w:r>
        </w:p>
        <w:p w:rsidR="002D792A" w:rsidRDefault="002D792A" w:rsidP="00BA66F1">
          <w:pPr>
            <w:pStyle w:val="a3"/>
            <w:jc w:val="center"/>
            <w:rPr>
              <w:rFonts w:cs="Narkisim"/>
              <w:szCs w:val="40"/>
              <w:rtl/>
            </w:rPr>
          </w:pPr>
          <w:r>
            <w:rPr>
              <w:rFonts w:cs="Narkisim"/>
              <w:szCs w:val="32"/>
              <w:rtl/>
            </w:rPr>
            <w:t xml:space="preserve">               </w:t>
          </w:r>
        </w:p>
      </w:tc>
      <w:tc>
        <w:tcPr>
          <w:tcW w:w="2127" w:type="dxa"/>
        </w:tcPr>
        <w:p w:rsidR="002D792A" w:rsidRDefault="002D792A" w:rsidP="007C0B16">
          <w:pPr>
            <w:pStyle w:val="a3"/>
            <w:rPr>
              <w:rtl/>
            </w:rPr>
          </w:pPr>
        </w:p>
      </w:tc>
    </w:tr>
  </w:tbl>
  <w:p w:rsidR="002D792A" w:rsidRDefault="002D792A">
    <w:pPr>
      <w:pStyle w:val="a3"/>
      <w:rPr>
        <w:rtl/>
      </w:rPr>
    </w:pPr>
  </w:p>
  <w:tbl>
    <w:tblPr>
      <w:bidiVisual/>
      <w:tblW w:w="983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tblPr>
    <w:tblGrid>
      <w:gridCol w:w="2268"/>
      <w:gridCol w:w="2743"/>
      <w:gridCol w:w="2409"/>
      <w:gridCol w:w="2411"/>
    </w:tblGrid>
    <w:tr w:rsidR="002D792A" w:rsidTr="00BA66F1">
      <w:tc>
        <w:tcPr>
          <w:tcW w:w="2268" w:type="dxa"/>
        </w:tcPr>
        <w:p w:rsidR="002D792A" w:rsidRDefault="002D792A" w:rsidP="007C0B16">
          <w:pPr>
            <w:rPr>
              <w:szCs w:val="24"/>
              <w:rtl/>
            </w:rPr>
          </w:pPr>
          <w:r>
            <w:rPr>
              <w:szCs w:val="24"/>
              <w:rtl/>
            </w:rPr>
            <w:t xml:space="preserve">מספר עבודה :           </w:t>
          </w:r>
        </w:p>
      </w:tc>
      <w:tc>
        <w:tcPr>
          <w:tcW w:w="2743" w:type="dxa"/>
        </w:tcPr>
        <w:p w:rsidR="002D792A" w:rsidRDefault="002D792A" w:rsidP="007C0B16">
          <w:pPr>
            <w:rPr>
              <w:szCs w:val="24"/>
              <w:rtl/>
            </w:rPr>
          </w:pPr>
          <w:r>
            <w:rPr>
              <w:szCs w:val="24"/>
              <w:rtl/>
            </w:rPr>
            <w:t xml:space="preserve">שם עבודה : </w:t>
          </w:r>
        </w:p>
      </w:tc>
      <w:tc>
        <w:tcPr>
          <w:tcW w:w="2409" w:type="dxa"/>
        </w:tcPr>
        <w:p w:rsidR="002D792A" w:rsidRDefault="002D792A" w:rsidP="007C0B16">
          <w:pPr>
            <w:rPr>
              <w:szCs w:val="24"/>
              <w:rtl/>
            </w:rPr>
          </w:pPr>
          <w:r>
            <w:rPr>
              <w:szCs w:val="24"/>
              <w:rtl/>
            </w:rPr>
            <w:t xml:space="preserve">מנהל </w:t>
          </w:r>
          <w:proofErr w:type="spellStart"/>
          <w:r>
            <w:rPr>
              <w:szCs w:val="24"/>
              <w:rtl/>
            </w:rPr>
            <w:t>הפרוייקט</w:t>
          </w:r>
          <w:proofErr w:type="spellEnd"/>
          <w:r>
            <w:rPr>
              <w:szCs w:val="24"/>
              <w:rtl/>
            </w:rPr>
            <w:t xml:space="preserve"> :</w:t>
          </w:r>
        </w:p>
      </w:tc>
      <w:tc>
        <w:tcPr>
          <w:tcW w:w="2411" w:type="dxa"/>
        </w:tcPr>
        <w:p w:rsidR="002D792A" w:rsidRDefault="002D792A" w:rsidP="00BA66F1">
          <w:pPr>
            <w:rPr>
              <w:szCs w:val="24"/>
              <w:rtl/>
            </w:rPr>
          </w:pPr>
          <w:r>
            <w:rPr>
              <w:szCs w:val="24"/>
              <w:rtl/>
            </w:rPr>
            <w:t xml:space="preserve">תאריך: </w:t>
          </w:r>
        </w:p>
      </w:tc>
    </w:tr>
  </w:tbl>
  <w:p w:rsidR="002D792A" w:rsidRDefault="002D792A">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C4216"/>
    <w:multiLevelType w:val="hybridMultilevel"/>
    <w:tmpl w:val="9C4A597A"/>
    <w:lvl w:ilvl="0" w:tplc="26B07DB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454743"/>
    <w:multiLevelType w:val="hybridMultilevel"/>
    <w:tmpl w:val="6570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273C4E"/>
    <w:multiLevelType w:val="hybridMultilevel"/>
    <w:tmpl w:val="F24E50BC"/>
    <w:lvl w:ilvl="0" w:tplc="4D922B1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8C63C1"/>
    <w:multiLevelType w:val="hybridMultilevel"/>
    <w:tmpl w:val="6792D4F8"/>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FE2D08"/>
    <w:multiLevelType w:val="hybridMultilevel"/>
    <w:tmpl w:val="F03CF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EA4E8E"/>
    <w:multiLevelType w:val="hybridMultilevel"/>
    <w:tmpl w:val="C348482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7522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50049C5"/>
    <w:multiLevelType w:val="hybridMultilevel"/>
    <w:tmpl w:val="B686B7E8"/>
    <w:lvl w:ilvl="0" w:tplc="ACACC43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E0355D"/>
    <w:multiLevelType w:val="hybridMultilevel"/>
    <w:tmpl w:val="F4F62C12"/>
    <w:lvl w:ilvl="0" w:tplc="55CE51E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FF69C2"/>
    <w:multiLevelType w:val="hybridMultilevel"/>
    <w:tmpl w:val="9BAA6C30"/>
    <w:lvl w:ilvl="0" w:tplc="05E443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730A62"/>
    <w:multiLevelType w:val="hybridMultilevel"/>
    <w:tmpl w:val="68C85E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D6F36A4"/>
    <w:multiLevelType w:val="hybridMultilevel"/>
    <w:tmpl w:val="5BB220D2"/>
    <w:lvl w:ilvl="0" w:tplc="632C1E6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6D18FC"/>
    <w:multiLevelType w:val="hybridMultilevel"/>
    <w:tmpl w:val="68C85E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0623D27"/>
    <w:multiLevelType w:val="hybridMultilevel"/>
    <w:tmpl w:val="6CF8C436"/>
    <w:lvl w:ilvl="0" w:tplc="436A9F4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
  </w:num>
  <w:num w:numId="3">
    <w:abstractNumId w:val="7"/>
  </w:num>
  <w:num w:numId="4">
    <w:abstractNumId w:val="13"/>
  </w:num>
  <w:num w:numId="5">
    <w:abstractNumId w:val="2"/>
  </w:num>
  <w:num w:numId="6">
    <w:abstractNumId w:val="9"/>
  </w:num>
  <w:num w:numId="7">
    <w:abstractNumId w:val="8"/>
  </w:num>
  <w:num w:numId="8">
    <w:abstractNumId w:val="0"/>
  </w:num>
  <w:num w:numId="9">
    <w:abstractNumId w:val="10"/>
  </w:num>
  <w:num w:numId="10">
    <w:abstractNumId w:val="4"/>
  </w:num>
  <w:num w:numId="11">
    <w:abstractNumId w:val="1"/>
  </w:num>
  <w:num w:numId="12">
    <w:abstractNumId w:val="3"/>
  </w:num>
  <w:num w:numId="13">
    <w:abstractNumId w:val="12"/>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1"/>
  <w:proofState w:spelling="clean" w:grammar="clean"/>
  <w:trackRevisions/>
  <w:defaultTabStop w:val="720"/>
  <w:characterSpacingControl w:val="doNotCompress"/>
  <w:footnotePr>
    <w:footnote w:id="-1"/>
    <w:footnote w:id="0"/>
  </w:footnotePr>
  <w:endnotePr>
    <w:endnote w:id="-1"/>
    <w:endnote w:id="0"/>
  </w:endnotePr>
  <w:compat/>
  <w:rsids>
    <w:rsidRoot w:val="002D792A"/>
    <w:rsid w:val="00020D16"/>
    <w:rsid w:val="000A1A31"/>
    <w:rsid w:val="000A5C56"/>
    <w:rsid w:val="000B1849"/>
    <w:rsid w:val="00100D1B"/>
    <w:rsid w:val="00137F4C"/>
    <w:rsid w:val="0017456F"/>
    <w:rsid w:val="001C34C8"/>
    <w:rsid w:val="001C5D5E"/>
    <w:rsid w:val="00262B5A"/>
    <w:rsid w:val="002C6405"/>
    <w:rsid w:val="002C6CDA"/>
    <w:rsid w:val="002D792A"/>
    <w:rsid w:val="00346660"/>
    <w:rsid w:val="003A3497"/>
    <w:rsid w:val="004D19CB"/>
    <w:rsid w:val="005360CF"/>
    <w:rsid w:val="00664D75"/>
    <w:rsid w:val="00675D0F"/>
    <w:rsid w:val="007173DA"/>
    <w:rsid w:val="00727346"/>
    <w:rsid w:val="007512F5"/>
    <w:rsid w:val="007C702C"/>
    <w:rsid w:val="008A00E4"/>
    <w:rsid w:val="008A1E7E"/>
    <w:rsid w:val="00980AD3"/>
    <w:rsid w:val="00990B31"/>
    <w:rsid w:val="00AA0C04"/>
    <w:rsid w:val="00AD5700"/>
    <w:rsid w:val="00BA66F1"/>
    <w:rsid w:val="00C03A3F"/>
    <w:rsid w:val="00C21A04"/>
    <w:rsid w:val="00C31984"/>
    <w:rsid w:val="00D07F20"/>
    <w:rsid w:val="00DA4F2C"/>
    <w:rsid w:val="00EC4228"/>
    <w:rsid w:val="00EF384D"/>
    <w:rsid w:val="00FC5AAD"/>
    <w:rsid w:val="00FE21CC"/>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David"/>
        <w:sz w:val="24"/>
        <w:szCs w:val="28"/>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792A"/>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792A"/>
    <w:pPr>
      <w:tabs>
        <w:tab w:val="center" w:pos="4153"/>
        <w:tab w:val="right" w:pos="8306"/>
      </w:tabs>
      <w:spacing w:after="0" w:line="240" w:lineRule="auto"/>
    </w:pPr>
  </w:style>
  <w:style w:type="character" w:customStyle="1" w:styleId="a4">
    <w:name w:val="כותרת עליונה תו"/>
    <w:basedOn w:val="a0"/>
    <w:link w:val="a3"/>
    <w:uiPriority w:val="99"/>
    <w:rsid w:val="002D792A"/>
  </w:style>
  <w:style w:type="paragraph" w:styleId="a5">
    <w:name w:val="footer"/>
    <w:basedOn w:val="a"/>
    <w:link w:val="a6"/>
    <w:unhideWhenUsed/>
    <w:rsid w:val="002D792A"/>
    <w:pPr>
      <w:tabs>
        <w:tab w:val="center" w:pos="4153"/>
        <w:tab w:val="right" w:pos="8306"/>
      </w:tabs>
      <w:spacing w:after="0" w:line="240" w:lineRule="auto"/>
    </w:pPr>
  </w:style>
  <w:style w:type="character" w:customStyle="1" w:styleId="a6">
    <w:name w:val="כותרת תחתונה תו"/>
    <w:basedOn w:val="a0"/>
    <w:link w:val="a5"/>
    <w:uiPriority w:val="99"/>
    <w:semiHidden/>
    <w:rsid w:val="002D792A"/>
  </w:style>
  <w:style w:type="character" w:styleId="a7">
    <w:name w:val="page number"/>
    <w:basedOn w:val="a0"/>
    <w:rsid w:val="002D792A"/>
    <w:rPr>
      <w:rFonts w:cs="Levenim MT"/>
    </w:rPr>
  </w:style>
  <w:style w:type="paragraph" w:styleId="a8">
    <w:name w:val="List Paragraph"/>
    <w:basedOn w:val="a"/>
    <w:uiPriority w:val="34"/>
    <w:qFormat/>
    <w:rsid w:val="002D792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undry">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1605</Words>
  <Characters>8030</Characters>
  <Application>Microsoft Office Word</Application>
  <DocSecurity>0</DocSecurity>
  <Lines>66</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dov</dc:creator>
  <cp:keywords/>
  <dc:description/>
  <cp:lastModifiedBy>dov</cp:lastModifiedBy>
  <cp:revision>12</cp:revision>
  <dcterms:created xsi:type="dcterms:W3CDTF">2012-04-21T07:21:00Z</dcterms:created>
  <dcterms:modified xsi:type="dcterms:W3CDTF">2012-04-21T08:19:00Z</dcterms:modified>
</cp:coreProperties>
</file>