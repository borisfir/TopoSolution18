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9"/>
        <w:bidiVisual/>
        <w:tblW w:w="9811" w:type="dxa"/>
        <w:tblInd w:w="14" w:type="dxa"/>
        <w:shd w:val="clear" w:color="auto" w:fill="FFFFFF" w:themeFill="background1"/>
        <w:tblLook w:val="04A0" w:firstRow="1" w:lastRow="0" w:firstColumn="1" w:lastColumn="0" w:noHBand="0" w:noVBand="1"/>
      </w:tblPr>
      <w:tblGrid>
        <w:gridCol w:w="6564"/>
        <w:gridCol w:w="3247"/>
      </w:tblGrid>
      <w:tr w:rsidR="00E150E1" w:rsidRPr="0050214B" w:rsidTr="00F54DED">
        <w:trPr>
          <w:trHeight w:val="397"/>
        </w:trPr>
        <w:tc>
          <w:tcPr>
            <w:tcW w:w="9811" w:type="dxa"/>
            <w:gridSpan w:val="2"/>
            <w:tcBorders>
              <w:top w:val="nil"/>
              <w:left w:val="nil"/>
              <w:bottom w:val="nil"/>
              <w:right w:val="nil"/>
            </w:tcBorders>
            <w:shd w:val="clear" w:color="auto" w:fill="002060"/>
            <w:vAlign w:val="center"/>
          </w:tcPr>
          <w:p w:rsidR="00E150E1" w:rsidRPr="0050214B" w:rsidRDefault="00E150E1" w:rsidP="000B65B2">
            <w:pPr>
              <w:pStyle w:val="ad"/>
              <w:spacing w:line="276" w:lineRule="auto"/>
              <w:jc w:val="center"/>
              <w:rPr>
                <w:rFonts w:cs="David"/>
                <w:b w:val="0"/>
                <w:bCs w:val="0"/>
                <w:rtl/>
              </w:rPr>
            </w:pPr>
            <w:r w:rsidRPr="0050214B">
              <w:rPr>
                <w:rFonts w:cs="David"/>
                <w:rtl/>
              </w:rPr>
              <w:t>שם ה</w:t>
            </w:r>
            <w:r w:rsidRPr="0050214B">
              <w:rPr>
                <w:rFonts w:cs="David" w:hint="cs"/>
                <w:rtl/>
              </w:rPr>
              <w:t xml:space="preserve">הנחיה: </w:t>
            </w:r>
            <w:r w:rsidR="000B65B2" w:rsidRPr="0050214B">
              <w:rPr>
                <w:rFonts w:cs="David" w:hint="cs"/>
                <w:rtl/>
              </w:rPr>
              <w:t>שחזור גבולות</w:t>
            </w:r>
          </w:p>
        </w:tc>
      </w:tr>
      <w:tr w:rsidR="00E150E1" w:rsidRPr="0050214B" w:rsidTr="00F54DED">
        <w:trPr>
          <w:trHeight w:val="397"/>
        </w:trPr>
        <w:tc>
          <w:tcPr>
            <w:tcW w:w="6564" w:type="dxa"/>
            <w:tcBorders>
              <w:top w:val="nil"/>
              <w:left w:val="nil"/>
              <w:bottom w:val="nil"/>
              <w:right w:val="nil"/>
            </w:tcBorders>
            <w:shd w:val="clear" w:color="auto" w:fill="D9D9D9" w:themeFill="background1" w:themeFillShade="D9"/>
            <w:vAlign w:val="center"/>
          </w:tcPr>
          <w:p w:rsidR="00E150E1" w:rsidRPr="0050214B" w:rsidRDefault="00E150E1" w:rsidP="000B65B2">
            <w:pPr>
              <w:pStyle w:val="ae"/>
              <w:spacing w:line="276" w:lineRule="auto"/>
              <w:rPr>
                <w:rFonts w:cs="David"/>
                <w:rtl/>
              </w:rPr>
            </w:pPr>
            <w:r w:rsidRPr="0050214B">
              <w:rPr>
                <w:rFonts w:cs="David" w:hint="cs"/>
                <w:rtl/>
              </w:rPr>
              <w:t>פרק בתקנות: (</w:t>
            </w:r>
            <w:proofErr w:type="spellStart"/>
            <w:r w:rsidRPr="0050214B">
              <w:rPr>
                <w:rFonts w:cs="David" w:hint="cs"/>
                <w:rtl/>
              </w:rPr>
              <w:t>קדסטר</w:t>
            </w:r>
            <w:proofErr w:type="spellEnd"/>
            <w:r w:rsidRPr="0050214B">
              <w:rPr>
                <w:rFonts w:cs="David" w:hint="cs"/>
                <w:rtl/>
              </w:rPr>
              <w:t xml:space="preserve">) </w:t>
            </w:r>
            <w:r w:rsidR="000B65B2" w:rsidRPr="0050214B">
              <w:rPr>
                <w:rFonts w:cs="David"/>
                <w:rtl/>
              </w:rPr>
              <w:t>–</w:t>
            </w:r>
            <w:r w:rsidRPr="0050214B">
              <w:rPr>
                <w:rFonts w:cs="David"/>
                <w:rtl/>
              </w:rPr>
              <w:t xml:space="preserve"> </w:t>
            </w:r>
            <w:r w:rsidR="000B65B2" w:rsidRPr="0050214B">
              <w:rPr>
                <w:rFonts w:cs="David" w:hint="cs"/>
                <w:rtl/>
              </w:rPr>
              <w:t>שחזור גבולות</w:t>
            </w:r>
          </w:p>
        </w:tc>
        <w:tc>
          <w:tcPr>
            <w:tcW w:w="3247" w:type="dxa"/>
            <w:tcBorders>
              <w:top w:val="nil"/>
              <w:left w:val="nil"/>
              <w:bottom w:val="nil"/>
              <w:right w:val="nil"/>
            </w:tcBorders>
            <w:shd w:val="clear" w:color="auto" w:fill="D9D9D9" w:themeFill="background1" w:themeFillShade="D9"/>
            <w:vAlign w:val="center"/>
          </w:tcPr>
          <w:p w:rsidR="00E150E1" w:rsidRPr="0050214B" w:rsidRDefault="00E150E1" w:rsidP="000B65B2">
            <w:pPr>
              <w:pStyle w:val="ae"/>
              <w:spacing w:line="276" w:lineRule="auto"/>
              <w:rPr>
                <w:rFonts w:cs="David"/>
                <w:rtl/>
              </w:rPr>
            </w:pPr>
            <w:r w:rsidRPr="0050214B">
              <w:rPr>
                <w:rFonts w:cs="David" w:hint="cs"/>
                <w:rtl/>
              </w:rPr>
              <w:t xml:space="preserve">מספר הנחיה:  </w:t>
            </w:r>
            <w:r w:rsidR="000B65B2" w:rsidRPr="0050214B">
              <w:rPr>
                <w:rFonts w:cs="David"/>
              </w:rPr>
              <w:t>__</w:t>
            </w:r>
            <w:r w:rsidR="00603678" w:rsidRPr="0050214B">
              <w:rPr>
                <w:rFonts w:cs="David" w:hint="cs"/>
                <w:rtl/>
              </w:rPr>
              <w:t>/2013</w:t>
            </w:r>
          </w:p>
        </w:tc>
      </w:tr>
      <w:tr w:rsidR="00E150E1" w:rsidRPr="0050214B" w:rsidTr="00F54DED">
        <w:trPr>
          <w:trHeight w:val="397"/>
        </w:trPr>
        <w:tc>
          <w:tcPr>
            <w:tcW w:w="6564" w:type="dxa"/>
            <w:tcBorders>
              <w:top w:val="nil"/>
              <w:left w:val="nil"/>
              <w:bottom w:val="nil"/>
              <w:right w:val="nil"/>
            </w:tcBorders>
            <w:shd w:val="clear" w:color="auto" w:fill="D9D9D9" w:themeFill="background1" w:themeFillShade="D9"/>
            <w:vAlign w:val="center"/>
          </w:tcPr>
          <w:p w:rsidR="00E150E1" w:rsidRPr="0050214B" w:rsidRDefault="00E150E1" w:rsidP="00061946">
            <w:pPr>
              <w:pStyle w:val="ae"/>
              <w:spacing w:line="276" w:lineRule="auto"/>
              <w:rPr>
                <w:rFonts w:cs="David"/>
                <w:rtl/>
              </w:rPr>
            </w:pPr>
            <w:r w:rsidRPr="0050214B">
              <w:rPr>
                <w:rFonts w:cs="David" w:hint="cs"/>
                <w:rtl/>
              </w:rPr>
              <w:t>מהדורה: 01</w:t>
            </w:r>
            <w:r w:rsidR="0035752E" w:rsidRPr="0050214B">
              <w:rPr>
                <w:rFonts w:cs="David" w:hint="cs"/>
                <w:rtl/>
              </w:rPr>
              <w:t xml:space="preserve"> ( </w:t>
            </w:r>
            <w:r w:rsidR="00061946" w:rsidRPr="0050214B">
              <w:rPr>
                <w:rFonts w:cs="David" w:hint="cs"/>
                <w:rtl/>
              </w:rPr>
              <w:t>עשרה</w:t>
            </w:r>
            <w:r w:rsidR="006B3F47" w:rsidRPr="0050214B">
              <w:rPr>
                <w:rFonts w:cs="David" w:hint="cs"/>
                <w:rtl/>
              </w:rPr>
              <w:t xml:space="preserve"> עמודים</w:t>
            </w:r>
            <w:r w:rsidR="0035752E" w:rsidRPr="0050214B">
              <w:rPr>
                <w:rFonts w:cs="David" w:hint="cs"/>
                <w:rtl/>
              </w:rPr>
              <w:t>)</w:t>
            </w:r>
          </w:p>
        </w:tc>
        <w:tc>
          <w:tcPr>
            <w:tcW w:w="3247" w:type="dxa"/>
            <w:tcBorders>
              <w:top w:val="nil"/>
              <w:left w:val="nil"/>
              <w:bottom w:val="nil"/>
              <w:right w:val="nil"/>
            </w:tcBorders>
            <w:shd w:val="clear" w:color="auto" w:fill="D9D9D9" w:themeFill="background1" w:themeFillShade="D9"/>
            <w:vAlign w:val="center"/>
          </w:tcPr>
          <w:p w:rsidR="00E150E1" w:rsidRPr="0050214B" w:rsidRDefault="00E150E1" w:rsidP="000B65B2">
            <w:pPr>
              <w:pStyle w:val="ae"/>
              <w:spacing w:line="276" w:lineRule="auto"/>
              <w:rPr>
                <w:rFonts w:cs="David"/>
                <w:rtl/>
              </w:rPr>
            </w:pPr>
            <w:r w:rsidRPr="0050214B">
              <w:rPr>
                <w:rFonts w:cs="David" w:hint="cs"/>
                <w:rtl/>
              </w:rPr>
              <w:t xml:space="preserve">תאריך פרסום: </w:t>
            </w:r>
            <w:r w:rsidR="000B65B2" w:rsidRPr="0050214B">
              <w:rPr>
                <w:rFonts w:cs="David"/>
              </w:rPr>
              <w:t>___</w:t>
            </w:r>
            <w:r w:rsidRPr="0050214B">
              <w:rPr>
                <w:rFonts w:cs="David" w:hint="cs"/>
                <w:rtl/>
              </w:rPr>
              <w:t xml:space="preserve"> 2013</w:t>
            </w:r>
          </w:p>
        </w:tc>
      </w:tr>
      <w:tr w:rsidR="00A2054A" w:rsidRPr="0050214B" w:rsidTr="00F54DED">
        <w:trPr>
          <w:trHeight w:val="397"/>
        </w:trPr>
        <w:tc>
          <w:tcPr>
            <w:tcW w:w="9811" w:type="dxa"/>
            <w:gridSpan w:val="2"/>
            <w:tcBorders>
              <w:top w:val="nil"/>
              <w:left w:val="nil"/>
              <w:bottom w:val="nil"/>
              <w:right w:val="nil"/>
            </w:tcBorders>
            <w:shd w:val="clear" w:color="auto" w:fill="FFFFFF" w:themeFill="background1"/>
            <w:vAlign w:val="center"/>
          </w:tcPr>
          <w:p w:rsidR="00A2054A" w:rsidRPr="0050214B" w:rsidRDefault="00A2054A" w:rsidP="00A94073">
            <w:pPr>
              <w:spacing w:line="276" w:lineRule="auto"/>
              <w:jc w:val="both"/>
              <w:rPr>
                <w:rFonts w:cs="David"/>
                <w:rtl/>
              </w:rPr>
            </w:pPr>
          </w:p>
        </w:tc>
      </w:tr>
    </w:tbl>
    <w:p w:rsidR="00531B32" w:rsidRPr="0050214B" w:rsidRDefault="00531B32" w:rsidP="00531B32">
      <w:pPr>
        <w:spacing w:line="276" w:lineRule="auto"/>
        <w:jc w:val="both"/>
        <w:rPr>
          <w:rFonts w:asciiTheme="minorHAnsi" w:eastAsiaTheme="minorHAnsi" w:hAnsiTheme="minorHAnsi" w:cs="David"/>
          <w:rtl/>
        </w:rPr>
      </w:pPr>
      <w:r w:rsidRPr="0050214B">
        <w:rPr>
          <w:rFonts w:cs="David"/>
          <w:rtl/>
        </w:rPr>
        <w:t>מכוח סמכותי לפי</w:t>
      </w:r>
      <w:r w:rsidRPr="0050214B">
        <w:rPr>
          <w:rFonts w:cs="David" w:hint="cs"/>
          <w:rtl/>
        </w:rPr>
        <w:t xml:space="preserve"> תקנה __ בתקנות המודדים (מדידות ומיפוי) ______, להלן הנחיות ל</w:t>
      </w:r>
      <w:r w:rsidR="006109D8" w:rsidRPr="0050214B">
        <w:rPr>
          <w:rFonts w:cs="David" w:hint="cs"/>
          <w:rtl/>
        </w:rPr>
        <w:t>ש</w:t>
      </w:r>
      <w:r w:rsidRPr="0050214B">
        <w:rPr>
          <w:rFonts w:cs="David" w:hint="cs"/>
          <w:rtl/>
        </w:rPr>
        <w:t xml:space="preserve">חזור </w:t>
      </w:r>
      <w:r w:rsidRPr="0050214B">
        <w:rPr>
          <w:rFonts w:asciiTheme="minorHAnsi" w:eastAsiaTheme="minorHAnsi" w:hAnsiTheme="minorHAnsi" w:cs="David" w:hint="cs"/>
          <w:rtl/>
        </w:rPr>
        <w:t>גבולות.</w:t>
      </w:r>
    </w:p>
    <w:p w:rsidR="00061946" w:rsidRPr="0050214B" w:rsidRDefault="00061946" w:rsidP="00061946">
      <w:pPr>
        <w:rPr>
          <w:rFonts w:cs="David"/>
          <w:rtl/>
        </w:rPr>
      </w:pPr>
    </w:p>
    <w:p w:rsidR="00061946" w:rsidRPr="0050214B" w:rsidRDefault="00061946" w:rsidP="00061946">
      <w:pPr>
        <w:jc w:val="center"/>
        <w:rPr>
          <w:rFonts w:cs="David"/>
          <w:b/>
          <w:bCs/>
          <w:u w:val="single"/>
          <w:rtl/>
        </w:rPr>
      </w:pPr>
      <w:r w:rsidRPr="0050214B">
        <w:rPr>
          <w:rFonts w:cs="David" w:hint="cs"/>
          <w:b/>
          <w:bCs/>
          <w:u w:val="single"/>
          <w:rtl/>
        </w:rPr>
        <w:t>שחזור גבולות - הנחיות</w:t>
      </w:r>
    </w:p>
    <w:p w:rsidR="00061946" w:rsidRPr="0050214B" w:rsidRDefault="00061946" w:rsidP="00FE282B">
      <w:pPr>
        <w:pStyle w:val="ac"/>
        <w:numPr>
          <w:ilvl w:val="0"/>
          <w:numId w:val="32"/>
        </w:numPr>
        <w:ind w:left="473" w:hanging="425"/>
        <w:rPr>
          <w:rFonts w:cs="David"/>
          <w:u w:val="single"/>
        </w:rPr>
      </w:pPr>
      <w:r w:rsidRPr="0050214B">
        <w:rPr>
          <w:rFonts w:cs="David" w:hint="cs"/>
          <w:u w:val="single"/>
          <w:rtl/>
        </w:rPr>
        <w:t>הקדמה</w:t>
      </w:r>
    </w:p>
    <w:p w:rsidR="00061946" w:rsidRDefault="00061946" w:rsidP="00723580">
      <w:pPr>
        <w:pStyle w:val="ac"/>
        <w:rPr>
          <w:rFonts w:cs="David"/>
          <w:rtl/>
        </w:rPr>
      </w:pPr>
      <w:r w:rsidRPr="0050214B">
        <w:rPr>
          <w:rFonts w:cs="David" w:hint="cs"/>
          <w:rtl/>
        </w:rPr>
        <w:t xml:space="preserve">מסמך זה נועד להנחות את המודד בתהליך של שחזור גבולות מקרקעין.  </w:t>
      </w:r>
      <w:r w:rsidR="00723580">
        <w:rPr>
          <w:rFonts w:cs="David" w:hint="cs"/>
          <w:rtl/>
        </w:rPr>
        <w:t>סכמה של תהליך השחזור מוצג בתרשים 1.</w:t>
      </w:r>
    </w:p>
    <w:p w:rsidR="00723580" w:rsidRPr="0050214B" w:rsidRDefault="00723580" w:rsidP="00723580">
      <w:pPr>
        <w:pStyle w:val="ac"/>
        <w:rPr>
          <w:rFonts w:cs="David"/>
          <w:rtl/>
        </w:rPr>
      </w:pPr>
    </w:p>
    <w:p w:rsidR="00723580" w:rsidRDefault="00061946" w:rsidP="00723580">
      <w:pPr>
        <w:pStyle w:val="ac"/>
        <w:keepNext/>
      </w:pPr>
      <w:r w:rsidRPr="0050214B">
        <w:rPr>
          <w:rFonts w:cs="David"/>
          <w:noProof/>
          <w:lang w:eastAsia="en-US"/>
        </w:rPr>
        <w:drawing>
          <wp:inline distT="0" distB="0" distL="0" distR="0" wp14:anchorId="15D12BA4" wp14:editId="1483EF7F">
            <wp:extent cx="5511165" cy="3919855"/>
            <wp:effectExtent l="0" t="0" r="0" b="444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1165" cy="3919855"/>
                    </a:xfrm>
                    <a:prstGeom prst="rect">
                      <a:avLst/>
                    </a:prstGeom>
                    <a:noFill/>
                  </pic:spPr>
                </pic:pic>
              </a:graphicData>
            </a:graphic>
          </wp:inline>
        </w:drawing>
      </w:r>
    </w:p>
    <w:p w:rsidR="00061946" w:rsidRPr="0050214B" w:rsidRDefault="00723580" w:rsidP="00723580">
      <w:pPr>
        <w:pStyle w:val="af7"/>
        <w:rPr>
          <w:rtl/>
        </w:rPr>
      </w:pPr>
      <w:r>
        <w:rPr>
          <w:rFonts w:hint="cs"/>
          <w:rtl/>
        </w:rPr>
        <w:t>תרשים 1 - סכמה של תהליך השחזור</w:t>
      </w:r>
    </w:p>
    <w:p w:rsidR="00061946" w:rsidRPr="0050214B" w:rsidRDefault="00061946" w:rsidP="00061946">
      <w:pPr>
        <w:pStyle w:val="ac"/>
        <w:rPr>
          <w:rFonts w:cs="David"/>
          <w:rtl/>
        </w:rPr>
      </w:pPr>
      <w:r w:rsidRPr="0050214B">
        <w:rPr>
          <w:rFonts w:cs="David" w:hint="cs"/>
          <w:rtl/>
        </w:rPr>
        <w:t xml:space="preserve">הערה </w:t>
      </w:r>
      <w:r w:rsidRPr="0050214B">
        <w:rPr>
          <w:rFonts w:cs="David"/>
          <w:rtl/>
        </w:rPr>
        <w:t>–</w:t>
      </w:r>
      <w:r w:rsidRPr="0050214B">
        <w:rPr>
          <w:rFonts w:cs="David" w:hint="cs"/>
          <w:rtl/>
        </w:rPr>
        <w:t>תהליך המופיע במסמך להלן והמתייחס לתהליך ממוספר בתרשים לעיל יסומן באותו המספר בתוך סוגריים מרובעות []</w:t>
      </w:r>
    </w:p>
    <w:p w:rsidR="00061946" w:rsidRPr="0050214B" w:rsidRDefault="00061946" w:rsidP="00061946">
      <w:pPr>
        <w:pStyle w:val="ac"/>
        <w:rPr>
          <w:rFonts w:cs="David"/>
          <w:rtl/>
        </w:rPr>
      </w:pPr>
    </w:p>
    <w:p w:rsidR="00061946" w:rsidRPr="0050214B" w:rsidRDefault="00061946" w:rsidP="00061946">
      <w:pPr>
        <w:pStyle w:val="ac"/>
        <w:rPr>
          <w:rFonts w:cs="David"/>
        </w:rPr>
      </w:pPr>
      <w:r w:rsidRPr="0050214B">
        <w:rPr>
          <w:rFonts w:cs="David" w:hint="cs"/>
          <w:rtl/>
        </w:rPr>
        <w:t>המודד יבצע את תהליך שיחזור הגבולות על סמך העקרונות הבאים:</w:t>
      </w:r>
    </w:p>
    <w:p w:rsidR="00061946" w:rsidRPr="0050214B" w:rsidRDefault="00061946" w:rsidP="00963DC6">
      <w:pPr>
        <w:pStyle w:val="ac"/>
        <w:numPr>
          <w:ilvl w:val="1"/>
          <w:numId w:val="5"/>
        </w:numPr>
        <w:spacing w:after="200" w:line="276" w:lineRule="auto"/>
        <w:rPr>
          <w:rFonts w:cs="David"/>
        </w:rPr>
      </w:pPr>
      <w:r w:rsidRPr="0050214B">
        <w:rPr>
          <w:rFonts w:cs="David" w:hint="cs"/>
          <w:rtl/>
        </w:rPr>
        <w:t>איסוף כל חומר הביסוס הרלוונטי [1]</w:t>
      </w:r>
    </w:p>
    <w:p w:rsidR="00061946" w:rsidRPr="0050214B" w:rsidRDefault="00061946" w:rsidP="00963DC6">
      <w:pPr>
        <w:pStyle w:val="ac"/>
        <w:numPr>
          <w:ilvl w:val="1"/>
          <w:numId w:val="5"/>
        </w:numPr>
        <w:spacing w:after="200" w:line="276" w:lineRule="auto"/>
        <w:rPr>
          <w:rFonts w:cs="David"/>
        </w:rPr>
      </w:pPr>
      <w:r w:rsidRPr="0050214B">
        <w:rPr>
          <w:rFonts w:cs="David" w:hint="cs"/>
          <w:rtl/>
        </w:rPr>
        <w:t xml:space="preserve"> חלוקת חומר הביסוס למשפחות נתונים ("מקבצים")</w:t>
      </w:r>
    </w:p>
    <w:p w:rsidR="00061946" w:rsidRPr="0050214B" w:rsidRDefault="00061946" w:rsidP="00963DC6">
      <w:pPr>
        <w:pStyle w:val="ac"/>
        <w:numPr>
          <w:ilvl w:val="1"/>
          <w:numId w:val="5"/>
        </w:numPr>
        <w:spacing w:after="200" w:line="276" w:lineRule="auto"/>
        <w:rPr>
          <w:rFonts w:cs="David"/>
        </w:rPr>
      </w:pPr>
      <w:r w:rsidRPr="0050214B">
        <w:rPr>
          <w:rFonts w:cs="David" w:hint="cs"/>
          <w:rtl/>
        </w:rPr>
        <w:t>מדידת פרטים מקוריים [9]</w:t>
      </w:r>
    </w:p>
    <w:p w:rsidR="00061946" w:rsidRPr="0050214B" w:rsidRDefault="00061946" w:rsidP="00963DC6">
      <w:pPr>
        <w:pStyle w:val="ac"/>
        <w:numPr>
          <w:ilvl w:val="1"/>
          <w:numId w:val="5"/>
        </w:numPr>
        <w:spacing w:after="200" w:line="276" w:lineRule="auto"/>
        <w:rPr>
          <w:rFonts w:cs="David"/>
        </w:rPr>
      </w:pPr>
      <w:r w:rsidRPr="0050214B">
        <w:rPr>
          <w:rFonts w:cs="David" w:hint="cs"/>
          <w:rtl/>
        </w:rPr>
        <w:t>קביעת סדר עדיפות בשימוש בחומר הביסוס</w:t>
      </w:r>
      <w:r w:rsidRPr="0050214B">
        <w:rPr>
          <w:rFonts w:cs="David"/>
        </w:rPr>
        <w:t xml:space="preserve"> </w:t>
      </w:r>
    </w:p>
    <w:p w:rsidR="00061946" w:rsidRPr="0050214B" w:rsidRDefault="00061946" w:rsidP="00963DC6">
      <w:pPr>
        <w:pStyle w:val="ac"/>
        <w:numPr>
          <w:ilvl w:val="1"/>
          <w:numId w:val="5"/>
        </w:numPr>
        <w:spacing w:after="200" w:line="276" w:lineRule="auto"/>
        <w:rPr>
          <w:rFonts w:cs="David"/>
        </w:rPr>
      </w:pPr>
      <w:r w:rsidRPr="0050214B">
        <w:rPr>
          <w:rFonts w:cs="David" w:hint="cs"/>
          <w:rtl/>
        </w:rPr>
        <w:t>ביצוע התמרות מרשת/</w:t>
      </w:r>
      <w:proofErr w:type="spellStart"/>
      <w:r w:rsidRPr="0050214B">
        <w:rPr>
          <w:rFonts w:cs="David" w:hint="cs"/>
          <w:rtl/>
        </w:rPr>
        <w:t>ות</w:t>
      </w:r>
      <w:proofErr w:type="spellEnd"/>
      <w:r w:rsidRPr="0050214B">
        <w:rPr>
          <w:rFonts w:cs="David" w:hint="cs"/>
          <w:rtl/>
        </w:rPr>
        <w:t xml:space="preserve"> המקור לרשת התקפה [10]</w:t>
      </w:r>
    </w:p>
    <w:p w:rsidR="00061946" w:rsidRPr="0050214B" w:rsidRDefault="00061946" w:rsidP="00963DC6">
      <w:pPr>
        <w:pStyle w:val="ac"/>
        <w:numPr>
          <w:ilvl w:val="1"/>
          <w:numId w:val="5"/>
        </w:numPr>
        <w:spacing w:after="200" w:line="276" w:lineRule="auto"/>
        <w:rPr>
          <w:rFonts w:cs="David"/>
        </w:rPr>
      </w:pPr>
      <w:r w:rsidRPr="0050214B">
        <w:rPr>
          <w:rFonts w:cs="David" w:hint="cs"/>
          <w:rtl/>
        </w:rPr>
        <w:t xml:space="preserve">התאמה לחלקות גובלות </w:t>
      </w:r>
      <w:r w:rsidR="003553FC">
        <w:rPr>
          <w:rFonts w:cs="David" w:hint="cs"/>
          <w:rtl/>
        </w:rPr>
        <w:t>[11]</w:t>
      </w:r>
    </w:p>
    <w:p w:rsidR="00061946" w:rsidRPr="0050214B" w:rsidRDefault="00061946" w:rsidP="00963DC6">
      <w:pPr>
        <w:pStyle w:val="ac"/>
        <w:numPr>
          <w:ilvl w:val="1"/>
          <w:numId w:val="5"/>
        </w:numPr>
        <w:spacing w:after="200" w:line="276" w:lineRule="auto"/>
        <w:rPr>
          <w:rFonts w:cs="David"/>
        </w:rPr>
      </w:pPr>
      <w:r w:rsidRPr="0050214B">
        <w:rPr>
          <w:rFonts w:cs="David" w:hint="cs"/>
          <w:rtl/>
        </w:rPr>
        <w:t>התאמה לחלקות שכנות</w:t>
      </w:r>
      <w:r w:rsidR="003553FC">
        <w:rPr>
          <w:rFonts w:cs="David" w:hint="cs"/>
          <w:rtl/>
        </w:rPr>
        <w:t xml:space="preserve"> [11]</w:t>
      </w:r>
    </w:p>
    <w:p w:rsidR="00061946" w:rsidRPr="0050214B" w:rsidRDefault="00061946" w:rsidP="00963DC6">
      <w:pPr>
        <w:pStyle w:val="ac"/>
        <w:numPr>
          <w:ilvl w:val="1"/>
          <w:numId w:val="5"/>
        </w:numPr>
        <w:spacing w:after="200" w:line="276" w:lineRule="auto"/>
        <w:rPr>
          <w:rFonts w:cs="David"/>
        </w:rPr>
      </w:pPr>
      <w:r w:rsidRPr="0050214B">
        <w:rPr>
          <w:rFonts w:cs="David" w:hint="cs"/>
          <w:rtl/>
        </w:rPr>
        <w:t>הפעלת שיקול דעת במקרים של עודף תצפיות</w:t>
      </w:r>
      <w:r w:rsidR="003553FC">
        <w:rPr>
          <w:rFonts w:cs="David" w:hint="cs"/>
          <w:rtl/>
        </w:rPr>
        <w:t xml:space="preserve"> [11]</w:t>
      </w:r>
    </w:p>
    <w:p w:rsidR="00061946" w:rsidRPr="0050214B" w:rsidRDefault="00061946" w:rsidP="00963DC6">
      <w:pPr>
        <w:pStyle w:val="ac"/>
        <w:numPr>
          <w:ilvl w:val="1"/>
          <w:numId w:val="5"/>
        </w:numPr>
        <w:spacing w:after="200" w:line="276" w:lineRule="auto"/>
        <w:rPr>
          <w:rFonts w:cs="David"/>
        </w:rPr>
      </w:pPr>
      <w:r w:rsidRPr="0050214B">
        <w:rPr>
          <w:rFonts w:cs="David" w:hint="cs"/>
          <w:rtl/>
        </w:rPr>
        <w:t>ביצוע ביקורת לאורך כל תהליך השחזור [11]</w:t>
      </w:r>
    </w:p>
    <w:p w:rsidR="003553FC" w:rsidRDefault="00061946" w:rsidP="00963DC6">
      <w:pPr>
        <w:pStyle w:val="ac"/>
        <w:numPr>
          <w:ilvl w:val="1"/>
          <w:numId w:val="5"/>
        </w:numPr>
        <w:spacing w:after="200" w:line="276" w:lineRule="auto"/>
        <w:rPr>
          <w:rFonts w:cs="David"/>
        </w:rPr>
      </w:pPr>
      <w:r w:rsidRPr="0050214B">
        <w:rPr>
          <w:rFonts w:cs="David" w:hint="cs"/>
          <w:rtl/>
        </w:rPr>
        <w:t>ביצוע תיעוד לאורך כל תהליך השחזור.</w:t>
      </w:r>
    </w:p>
    <w:p w:rsidR="003553FC" w:rsidRDefault="003553FC" w:rsidP="00963DC6">
      <w:pPr>
        <w:pStyle w:val="ac"/>
        <w:numPr>
          <w:ilvl w:val="1"/>
          <w:numId w:val="5"/>
        </w:numPr>
        <w:spacing w:after="200" w:line="276" w:lineRule="auto"/>
        <w:rPr>
          <w:rFonts w:cs="David"/>
        </w:rPr>
      </w:pPr>
      <w:r>
        <w:rPr>
          <w:rFonts w:cs="David" w:hint="cs"/>
          <w:rtl/>
        </w:rPr>
        <w:t>הפעלת שיקול דעת מקצועי</w:t>
      </w:r>
      <w:r w:rsidR="00D27EDE">
        <w:rPr>
          <w:rFonts w:cs="David" w:hint="cs"/>
          <w:rtl/>
        </w:rPr>
        <w:t xml:space="preserve"> כולל מול המציאות על גבי הקרקע.</w:t>
      </w:r>
    </w:p>
    <w:p w:rsidR="00061946" w:rsidRPr="0050214B" w:rsidRDefault="003553FC" w:rsidP="00963DC6">
      <w:pPr>
        <w:pStyle w:val="ac"/>
        <w:numPr>
          <w:ilvl w:val="1"/>
          <w:numId w:val="5"/>
        </w:numPr>
        <w:spacing w:after="200" w:line="276" w:lineRule="auto"/>
        <w:rPr>
          <w:rFonts w:cs="David"/>
        </w:rPr>
      </w:pPr>
      <w:r>
        <w:rPr>
          <w:rFonts w:cs="David" w:hint="cs"/>
          <w:rtl/>
        </w:rPr>
        <w:t xml:space="preserve">מניעת פגיעה בחלקות הגובלות בחלקות המשתתפות </w:t>
      </w:r>
      <w:proofErr w:type="spellStart"/>
      <w:r>
        <w:rPr>
          <w:rFonts w:cs="David" w:hint="cs"/>
          <w:rtl/>
        </w:rPr>
        <w:t>בתצ"ר</w:t>
      </w:r>
      <w:proofErr w:type="spellEnd"/>
      <w:r>
        <w:rPr>
          <w:rFonts w:cs="David" w:hint="cs"/>
          <w:rtl/>
        </w:rPr>
        <w:t>/תת"ג</w:t>
      </w:r>
      <w:r w:rsidR="00D27EDE">
        <w:rPr>
          <w:rFonts w:cs="David" w:hint="cs"/>
          <w:rtl/>
        </w:rPr>
        <w:t>.</w:t>
      </w:r>
      <w:r w:rsidR="00061946" w:rsidRPr="0050214B">
        <w:rPr>
          <w:rFonts w:cs="David" w:hint="cs"/>
          <w:rtl/>
        </w:rPr>
        <w:br/>
      </w:r>
    </w:p>
    <w:p w:rsidR="00061946" w:rsidRPr="0050214B" w:rsidRDefault="00061946" w:rsidP="00ED2E6A">
      <w:pPr>
        <w:pStyle w:val="ac"/>
        <w:numPr>
          <w:ilvl w:val="0"/>
          <w:numId w:val="1"/>
        </w:numPr>
        <w:spacing w:after="200" w:line="276" w:lineRule="auto"/>
        <w:rPr>
          <w:rFonts w:cs="David"/>
          <w:u w:val="single"/>
        </w:rPr>
      </w:pPr>
      <w:r w:rsidRPr="0050214B">
        <w:rPr>
          <w:rFonts w:cs="David" w:hint="cs"/>
          <w:u w:val="single"/>
          <w:rtl/>
        </w:rPr>
        <w:t>הגדרות</w:t>
      </w:r>
    </w:p>
    <w:p w:rsidR="00061946" w:rsidRPr="0050214B" w:rsidRDefault="00061946" w:rsidP="00061946">
      <w:pPr>
        <w:ind w:left="720"/>
        <w:rPr>
          <w:rFonts w:cs="David"/>
        </w:rPr>
      </w:pPr>
      <w:r w:rsidRPr="0050214B">
        <w:rPr>
          <w:rFonts w:cs="David" w:hint="cs"/>
          <w:rtl/>
        </w:rPr>
        <w:t xml:space="preserve">במסמך זה ישנן הגדרות שרובן נלקחו מטיוטת תקנות המודדים (מדידה ומיפוי) </w:t>
      </w:r>
      <w:proofErr w:type="spellStart"/>
      <w:r w:rsidRPr="0050214B">
        <w:rPr>
          <w:rFonts w:cs="David" w:hint="cs"/>
          <w:rtl/>
        </w:rPr>
        <w:t>התשע"ב</w:t>
      </w:r>
      <w:proofErr w:type="spellEnd"/>
      <w:r w:rsidRPr="0050214B">
        <w:rPr>
          <w:rFonts w:cs="David" w:hint="cs"/>
          <w:rtl/>
        </w:rPr>
        <w:t>, 2012. להלן מספר הגדרות נוספות המיוחדות למסמך זה:</w:t>
      </w:r>
    </w:p>
    <w:p w:rsidR="00061946" w:rsidRPr="0050214B" w:rsidRDefault="00061946" w:rsidP="00ED2E6A">
      <w:pPr>
        <w:pStyle w:val="ac"/>
        <w:numPr>
          <w:ilvl w:val="1"/>
          <w:numId w:val="33"/>
        </w:numPr>
        <w:spacing w:after="200" w:line="276" w:lineRule="auto"/>
        <w:ind w:left="1466" w:hanging="567"/>
        <w:rPr>
          <w:rFonts w:cs="David"/>
        </w:rPr>
      </w:pPr>
      <w:r w:rsidRPr="0050214B">
        <w:rPr>
          <w:rFonts w:cs="David" w:hint="cs"/>
          <w:rtl/>
        </w:rPr>
        <w:t xml:space="preserve">חומר גובל </w:t>
      </w:r>
      <w:r w:rsidRPr="0050214B">
        <w:rPr>
          <w:rFonts w:cs="David"/>
          <w:rtl/>
        </w:rPr>
        <w:t>–</w:t>
      </w:r>
      <w:r w:rsidRPr="0050214B">
        <w:rPr>
          <w:rFonts w:cs="David" w:hint="cs"/>
          <w:rtl/>
        </w:rPr>
        <w:t xml:space="preserve"> חומר ביסוס המכסה </w:t>
      </w:r>
      <w:r w:rsidR="003553FC">
        <w:rPr>
          <w:rFonts w:cs="David" w:hint="cs"/>
          <w:rtl/>
        </w:rPr>
        <w:t>קרקע</w:t>
      </w:r>
      <w:r w:rsidR="003553FC" w:rsidRPr="0050214B">
        <w:rPr>
          <w:rFonts w:cs="David" w:hint="cs"/>
          <w:rtl/>
        </w:rPr>
        <w:t xml:space="preserve"> </w:t>
      </w:r>
      <w:r w:rsidRPr="0050214B">
        <w:rPr>
          <w:rFonts w:cs="David" w:hint="cs"/>
          <w:rtl/>
        </w:rPr>
        <w:t>הגובל</w:t>
      </w:r>
      <w:r w:rsidR="003553FC">
        <w:rPr>
          <w:rFonts w:cs="David" w:hint="cs"/>
          <w:rtl/>
        </w:rPr>
        <w:t>ת</w:t>
      </w:r>
      <w:r w:rsidRPr="0050214B">
        <w:rPr>
          <w:rFonts w:cs="David" w:hint="cs"/>
          <w:rtl/>
        </w:rPr>
        <w:t xml:space="preserve"> בשטח הפרויקט.</w:t>
      </w:r>
    </w:p>
    <w:p w:rsidR="00061946" w:rsidRPr="0050214B" w:rsidRDefault="00061946" w:rsidP="00ED2E6A">
      <w:pPr>
        <w:pStyle w:val="ac"/>
        <w:numPr>
          <w:ilvl w:val="1"/>
          <w:numId w:val="33"/>
        </w:numPr>
        <w:spacing w:after="200" w:line="276" w:lineRule="auto"/>
        <w:ind w:left="1466" w:hanging="567"/>
        <w:rPr>
          <w:rFonts w:cs="David"/>
        </w:rPr>
      </w:pPr>
      <w:r w:rsidRPr="0050214B">
        <w:rPr>
          <w:rFonts w:cs="David" w:hint="cs"/>
          <w:rtl/>
        </w:rPr>
        <w:t xml:space="preserve">חומר שכן </w:t>
      </w:r>
      <w:r w:rsidRPr="0050214B">
        <w:rPr>
          <w:rFonts w:cs="David"/>
          <w:rtl/>
        </w:rPr>
        <w:t>–</w:t>
      </w:r>
      <w:r w:rsidRPr="0050214B">
        <w:rPr>
          <w:rFonts w:cs="David" w:hint="cs"/>
          <w:rtl/>
        </w:rPr>
        <w:t xml:space="preserve"> חומר ביסוס המכסה </w:t>
      </w:r>
      <w:r w:rsidR="003553FC">
        <w:rPr>
          <w:rFonts w:cs="David" w:hint="cs"/>
          <w:rtl/>
        </w:rPr>
        <w:t>קרקע</w:t>
      </w:r>
      <w:r w:rsidR="003553FC" w:rsidRPr="0050214B">
        <w:rPr>
          <w:rFonts w:cs="David" w:hint="cs"/>
          <w:rtl/>
        </w:rPr>
        <w:t xml:space="preserve"> </w:t>
      </w:r>
      <w:r w:rsidRPr="0050214B">
        <w:rPr>
          <w:rFonts w:cs="David" w:hint="cs"/>
          <w:rtl/>
        </w:rPr>
        <w:t>שנמצא</w:t>
      </w:r>
      <w:r w:rsidR="003553FC">
        <w:rPr>
          <w:rFonts w:cs="David" w:hint="cs"/>
          <w:rtl/>
        </w:rPr>
        <w:t>ת</w:t>
      </w:r>
      <w:r w:rsidRPr="0050214B">
        <w:rPr>
          <w:rFonts w:cs="David" w:hint="cs"/>
          <w:rtl/>
        </w:rPr>
        <w:t xml:space="preserve"> בקרבה לשטח הפרויקט והמשפיע עליו, אך לא צמוד לו. </w:t>
      </w:r>
    </w:p>
    <w:p w:rsidR="00061946" w:rsidRPr="0050214B" w:rsidRDefault="00061946" w:rsidP="00ED2E6A">
      <w:pPr>
        <w:pStyle w:val="ac"/>
        <w:numPr>
          <w:ilvl w:val="1"/>
          <w:numId w:val="33"/>
        </w:numPr>
        <w:spacing w:after="200" w:line="276" w:lineRule="auto"/>
        <w:ind w:left="1466" w:hanging="567"/>
        <w:rPr>
          <w:rFonts w:cs="David"/>
        </w:rPr>
      </w:pPr>
      <w:r w:rsidRPr="0050214B">
        <w:rPr>
          <w:rFonts w:cs="David" w:hint="cs"/>
          <w:rtl/>
        </w:rPr>
        <w:t>מפת ניהול הפרויקט- תרשים המכיל ציון של חומר הביסוס של הפרויקט, החומר הגובל והחומר השכן על רקע של גושים וחלקות. מפה זו מהווה כלי שליטה וניהול מרכזי בעת ביצוע הפרויקט על ידי המודד משלב</w:t>
      </w:r>
      <w:r w:rsidR="003553FC">
        <w:rPr>
          <w:rFonts w:cs="David" w:hint="cs"/>
          <w:rtl/>
        </w:rPr>
        <w:t xml:space="preserve"> תכנון העבודה, דרך</w:t>
      </w:r>
      <w:r w:rsidRPr="0050214B">
        <w:rPr>
          <w:rFonts w:cs="David" w:hint="cs"/>
          <w:rtl/>
        </w:rPr>
        <w:t xml:space="preserve"> איסוף חומר הביסוס, דרך הגדרת הגבולות ועד הכנת מסמך תיעוד מתאים. מפה זו עשויה להתעדכן תוך כדי התקדמות העבודה.</w:t>
      </w:r>
    </w:p>
    <w:p w:rsidR="00061946" w:rsidRPr="0050214B" w:rsidRDefault="00061946" w:rsidP="00ED2E6A">
      <w:pPr>
        <w:pStyle w:val="ac"/>
        <w:numPr>
          <w:ilvl w:val="1"/>
          <w:numId w:val="33"/>
        </w:numPr>
        <w:spacing w:after="200" w:line="276" w:lineRule="auto"/>
        <w:ind w:left="1466" w:hanging="567"/>
        <w:rPr>
          <w:rFonts w:cs="David"/>
        </w:rPr>
      </w:pPr>
      <w:r w:rsidRPr="0050214B">
        <w:rPr>
          <w:rFonts w:cs="David" w:hint="cs"/>
          <w:rtl/>
        </w:rPr>
        <w:t xml:space="preserve">מקבץ </w:t>
      </w:r>
      <w:r w:rsidRPr="0050214B">
        <w:rPr>
          <w:rFonts w:cs="David"/>
          <w:rtl/>
        </w:rPr>
        <w:t>–</w:t>
      </w:r>
      <w:r w:rsidRPr="0050214B">
        <w:rPr>
          <w:rFonts w:cs="David" w:hint="cs"/>
          <w:rtl/>
        </w:rPr>
        <w:t xml:space="preserve"> קבוצת חומרי ביסוס בעלי רקע </w:t>
      </w:r>
      <w:proofErr w:type="spellStart"/>
      <w:r w:rsidRPr="0050214B">
        <w:rPr>
          <w:rFonts w:cs="David" w:hint="cs"/>
          <w:rtl/>
        </w:rPr>
        <w:t>קדסטרי</w:t>
      </w:r>
      <w:proofErr w:type="spellEnd"/>
      <w:r w:rsidRPr="0050214B">
        <w:rPr>
          <w:rFonts w:cs="David" w:hint="cs"/>
          <w:rtl/>
        </w:rPr>
        <w:t xml:space="preserve"> משותף ושונה מסוגי חומר ביסוס אחרים</w:t>
      </w:r>
    </w:p>
    <w:p w:rsidR="00061946" w:rsidRPr="0050214B" w:rsidRDefault="00061946" w:rsidP="00ED2E6A">
      <w:pPr>
        <w:pStyle w:val="ac"/>
        <w:numPr>
          <w:ilvl w:val="1"/>
          <w:numId w:val="33"/>
        </w:numPr>
        <w:spacing w:after="200" w:line="276" w:lineRule="auto"/>
        <w:ind w:left="1466" w:hanging="567"/>
        <w:rPr>
          <w:rFonts w:cs="David"/>
        </w:rPr>
      </w:pPr>
      <w:r w:rsidRPr="0050214B">
        <w:rPr>
          <w:rFonts w:cs="David" w:hint="cs"/>
          <w:rtl/>
        </w:rPr>
        <w:t xml:space="preserve">שיחזור גבולות </w:t>
      </w:r>
      <w:r w:rsidRPr="0050214B">
        <w:rPr>
          <w:rFonts w:cs="David"/>
          <w:rtl/>
        </w:rPr>
        <w:t>–</w:t>
      </w:r>
      <w:r w:rsidRPr="0050214B">
        <w:rPr>
          <w:rFonts w:cs="David" w:hint="cs"/>
          <w:rtl/>
        </w:rPr>
        <w:t xml:space="preserve"> תהליך בו נקבעות קואורדינאטות ברשת התקפה בדיוק ובאיכות המרביים האפשריים לכל נקודות המפנה של גבולות חלקות </w:t>
      </w:r>
      <w:r w:rsidR="006B7D12">
        <w:rPr>
          <w:rFonts w:cs="David" w:hint="cs"/>
          <w:rtl/>
        </w:rPr>
        <w:t xml:space="preserve"> מוגדרות מראש</w:t>
      </w:r>
      <w:r w:rsidR="00D4094D">
        <w:rPr>
          <w:rFonts w:cs="David" w:hint="cs"/>
          <w:rtl/>
        </w:rPr>
        <w:t>.</w:t>
      </w:r>
    </w:p>
    <w:p w:rsidR="00061946" w:rsidRPr="0050214B" w:rsidRDefault="00061946" w:rsidP="00ED2E6A">
      <w:pPr>
        <w:pStyle w:val="ac"/>
        <w:spacing w:after="200" w:line="276" w:lineRule="auto"/>
        <w:ind w:left="1440"/>
        <w:rPr>
          <w:rFonts w:cs="David"/>
        </w:rPr>
      </w:pPr>
      <w:r w:rsidRPr="0050214B">
        <w:rPr>
          <w:rFonts w:cs="David" w:hint="cs"/>
          <w:rtl/>
        </w:rPr>
        <w:br/>
      </w:r>
    </w:p>
    <w:p w:rsidR="00061946" w:rsidRPr="0050214B" w:rsidRDefault="00061946" w:rsidP="00963DC6">
      <w:pPr>
        <w:pStyle w:val="ac"/>
        <w:numPr>
          <w:ilvl w:val="0"/>
          <w:numId w:val="1"/>
        </w:numPr>
        <w:spacing w:after="200" w:line="276" w:lineRule="auto"/>
        <w:rPr>
          <w:rFonts w:cs="David"/>
          <w:u w:val="single"/>
        </w:rPr>
      </w:pPr>
      <w:r w:rsidRPr="0050214B">
        <w:rPr>
          <w:rFonts w:cs="David" w:hint="cs"/>
          <w:b/>
          <w:bCs/>
          <w:rtl/>
        </w:rPr>
        <w:t>פעולות</w:t>
      </w:r>
      <w:r w:rsidRPr="0050214B">
        <w:rPr>
          <w:rFonts w:cs="David"/>
          <w:b/>
          <w:bCs/>
          <w:rtl/>
        </w:rPr>
        <w:t xml:space="preserve"> </w:t>
      </w:r>
      <w:r w:rsidRPr="0050214B">
        <w:rPr>
          <w:rFonts w:cs="David" w:hint="cs"/>
          <w:b/>
          <w:bCs/>
          <w:rtl/>
        </w:rPr>
        <w:t>מקדימות</w:t>
      </w:r>
    </w:p>
    <w:p w:rsidR="00061946" w:rsidRPr="0050214B" w:rsidRDefault="00061946" w:rsidP="00ED2E6A">
      <w:pPr>
        <w:pStyle w:val="ac"/>
        <w:numPr>
          <w:ilvl w:val="1"/>
          <w:numId w:val="35"/>
        </w:numPr>
        <w:spacing w:after="200" w:line="276" w:lineRule="auto"/>
        <w:ind w:left="1466" w:hanging="567"/>
        <w:rPr>
          <w:rFonts w:cs="David"/>
        </w:rPr>
      </w:pPr>
      <w:r w:rsidRPr="0050214B">
        <w:rPr>
          <w:rFonts w:cs="David" w:hint="cs"/>
          <w:rtl/>
        </w:rPr>
        <w:t xml:space="preserve">הכנת מפת ניהול הפרויקט </w:t>
      </w:r>
      <w:r w:rsidRPr="0050214B">
        <w:rPr>
          <w:rFonts w:cs="David"/>
          <w:rtl/>
        </w:rPr>
        <w:t>–</w:t>
      </w:r>
      <w:r w:rsidRPr="0050214B">
        <w:rPr>
          <w:rFonts w:cs="David" w:hint="cs"/>
          <w:rtl/>
        </w:rPr>
        <w:t xml:space="preserve">המודד יכין מפה מסוג זה המציינת את כל סוגי חומר הביסוס של הפרויקט והמראה את היחס המרחבי ביניהם. </w:t>
      </w:r>
    </w:p>
    <w:p w:rsidR="00061946" w:rsidRPr="0050214B" w:rsidRDefault="00061946" w:rsidP="00ED2E6A">
      <w:pPr>
        <w:pStyle w:val="ac"/>
        <w:numPr>
          <w:ilvl w:val="1"/>
          <w:numId w:val="35"/>
        </w:numPr>
        <w:spacing w:after="200" w:line="276" w:lineRule="auto"/>
        <w:ind w:left="1466" w:hanging="567"/>
        <w:rPr>
          <w:rFonts w:cs="David"/>
        </w:rPr>
      </w:pPr>
      <w:r w:rsidRPr="0050214B">
        <w:rPr>
          <w:rFonts w:cs="David" w:hint="cs"/>
          <w:rtl/>
        </w:rPr>
        <w:t xml:space="preserve">הכנת רשימת חומר הביסוס </w:t>
      </w:r>
      <w:r w:rsidRPr="0050214B">
        <w:rPr>
          <w:rFonts w:cs="David"/>
          <w:rtl/>
        </w:rPr>
        <w:t>–</w:t>
      </w:r>
      <w:r w:rsidRPr="0050214B">
        <w:rPr>
          <w:rFonts w:cs="David" w:hint="cs"/>
          <w:rtl/>
        </w:rPr>
        <w:t xml:space="preserve"> המודד יכין רשימה של </w:t>
      </w:r>
      <w:r w:rsidRPr="0050214B">
        <w:rPr>
          <w:rFonts w:cs="David" w:hint="cs"/>
          <w:u w:val="single"/>
          <w:rtl/>
        </w:rPr>
        <w:t>כל</w:t>
      </w:r>
      <w:r w:rsidRPr="0050214B">
        <w:rPr>
          <w:rFonts w:cs="David" w:hint="cs"/>
          <w:rtl/>
        </w:rPr>
        <w:t xml:space="preserve">  חומר הביסוס הרלוונטי לפרויקט תוך שימוש, בין היתר, בכלים </w:t>
      </w:r>
      <w:proofErr w:type="spellStart"/>
      <w:r w:rsidRPr="0050214B">
        <w:rPr>
          <w:rFonts w:cs="David" w:hint="cs"/>
          <w:rtl/>
        </w:rPr>
        <w:t>שמפ"י</w:t>
      </w:r>
      <w:proofErr w:type="spellEnd"/>
      <w:r w:rsidRPr="0050214B">
        <w:rPr>
          <w:rFonts w:cs="David" w:hint="cs"/>
          <w:rtl/>
        </w:rPr>
        <w:t xml:space="preserve"> מעמיד לרשות המודדים</w:t>
      </w:r>
      <w:r w:rsidR="003553FC">
        <w:rPr>
          <w:rFonts w:cs="David" w:hint="cs"/>
          <w:rtl/>
        </w:rPr>
        <w:t xml:space="preserve"> (כגון מערכת "תצפית", מערכת "</w:t>
      </w:r>
      <w:proofErr w:type="spellStart"/>
      <w:r w:rsidR="003553FC">
        <w:rPr>
          <w:rFonts w:cs="David" w:hint="cs"/>
          <w:rtl/>
        </w:rPr>
        <w:t>בנג"ל</w:t>
      </w:r>
      <w:proofErr w:type="spellEnd"/>
      <w:r w:rsidR="003553FC">
        <w:rPr>
          <w:rFonts w:cs="David" w:hint="cs"/>
          <w:rtl/>
        </w:rPr>
        <w:t>" ומערכת "</w:t>
      </w:r>
      <w:proofErr w:type="spellStart"/>
      <w:r w:rsidR="003553FC">
        <w:rPr>
          <w:rFonts w:cs="David" w:hint="cs"/>
          <w:rtl/>
        </w:rPr>
        <w:t>טופוקד</w:t>
      </w:r>
      <w:proofErr w:type="spellEnd"/>
      <w:r w:rsidR="003553FC">
        <w:rPr>
          <w:rFonts w:cs="David" w:hint="cs"/>
          <w:rtl/>
        </w:rPr>
        <w:t>").</w:t>
      </w:r>
    </w:p>
    <w:p w:rsidR="00061946" w:rsidRPr="0050214B" w:rsidRDefault="00061946" w:rsidP="00ED2E6A">
      <w:pPr>
        <w:pStyle w:val="ac"/>
        <w:numPr>
          <w:ilvl w:val="1"/>
          <w:numId w:val="35"/>
        </w:numPr>
        <w:spacing w:after="200" w:line="276" w:lineRule="auto"/>
        <w:ind w:left="1466" w:hanging="567"/>
        <w:rPr>
          <w:rFonts w:cs="David"/>
        </w:rPr>
      </w:pPr>
      <w:r w:rsidRPr="0050214B">
        <w:rPr>
          <w:rFonts w:cs="David" w:hint="cs"/>
          <w:rtl/>
        </w:rPr>
        <w:t xml:space="preserve">קביעת החלקות הגובלות </w:t>
      </w:r>
      <w:r w:rsidRPr="0050214B">
        <w:rPr>
          <w:rFonts w:cs="David"/>
          <w:rtl/>
        </w:rPr>
        <w:t>–</w:t>
      </w:r>
      <w:r w:rsidRPr="0050214B">
        <w:rPr>
          <w:rFonts w:cs="David" w:hint="cs"/>
          <w:rtl/>
        </w:rPr>
        <w:t xml:space="preserve"> המודד יציין את החלקות </w:t>
      </w:r>
      <w:r w:rsidRPr="0050214B">
        <w:rPr>
          <w:rFonts w:cs="David" w:hint="cs"/>
          <w:u w:val="single"/>
          <w:rtl/>
        </w:rPr>
        <w:t>הגובלות</w:t>
      </w:r>
      <w:r w:rsidRPr="0050214B">
        <w:rPr>
          <w:rFonts w:cs="David" w:hint="cs"/>
          <w:rtl/>
        </w:rPr>
        <w:t xml:space="preserve"> </w:t>
      </w:r>
      <w:r w:rsidR="009F6BA2">
        <w:rPr>
          <w:rFonts w:cs="David" w:hint="cs"/>
          <w:rtl/>
        </w:rPr>
        <w:t>בשטח ה</w:t>
      </w:r>
      <w:r w:rsidR="009F6BA2" w:rsidRPr="0050214B">
        <w:rPr>
          <w:rFonts w:cs="David" w:hint="cs"/>
          <w:rtl/>
        </w:rPr>
        <w:t>פרויקט</w:t>
      </w:r>
      <w:r w:rsidRPr="0050214B">
        <w:rPr>
          <w:rFonts w:cs="David" w:hint="cs"/>
          <w:rtl/>
        </w:rPr>
        <w:t>.</w:t>
      </w:r>
    </w:p>
    <w:p w:rsidR="00061946" w:rsidRPr="0050214B" w:rsidRDefault="00061946" w:rsidP="00ED2E6A">
      <w:pPr>
        <w:pStyle w:val="ac"/>
        <w:numPr>
          <w:ilvl w:val="1"/>
          <w:numId w:val="35"/>
        </w:numPr>
        <w:spacing w:after="200" w:line="276" w:lineRule="auto"/>
        <w:ind w:left="1466" w:hanging="567"/>
        <w:rPr>
          <w:rFonts w:cs="David"/>
        </w:rPr>
      </w:pPr>
      <w:r w:rsidRPr="0050214B">
        <w:rPr>
          <w:rFonts w:cs="David" w:hint="cs"/>
          <w:rtl/>
        </w:rPr>
        <w:t xml:space="preserve">הגדרת השכנים </w:t>
      </w:r>
      <w:r w:rsidRPr="0050214B">
        <w:rPr>
          <w:rFonts w:cs="David"/>
          <w:rtl/>
        </w:rPr>
        <w:t>–</w:t>
      </w:r>
      <w:r w:rsidRPr="0050214B">
        <w:rPr>
          <w:rFonts w:cs="David" w:hint="cs"/>
          <w:rtl/>
        </w:rPr>
        <w:t xml:space="preserve"> המודד יציין את  החלקות השכנות (בנוסף לגובלות) לפרויקט שיש להן השפעה על </w:t>
      </w:r>
      <w:r w:rsidR="009F6BA2">
        <w:rPr>
          <w:rFonts w:cs="David" w:hint="cs"/>
          <w:rtl/>
        </w:rPr>
        <w:t>שחזור הגבולות של</w:t>
      </w:r>
      <w:r w:rsidR="009F6BA2" w:rsidRPr="0050214B">
        <w:rPr>
          <w:rFonts w:cs="David" w:hint="cs"/>
          <w:rtl/>
        </w:rPr>
        <w:t xml:space="preserve"> </w:t>
      </w:r>
      <w:r w:rsidRPr="0050214B">
        <w:rPr>
          <w:rFonts w:cs="David" w:hint="cs"/>
          <w:rtl/>
        </w:rPr>
        <w:t xml:space="preserve">הפרויקט עצמו. </w:t>
      </w:r>
    </w:p>
    <w:p w:rsidR="00061946" w:rsidRPr="0050214B" w:rsidRDefault="00061946" w:rsidP="00ED2E6A">
      <w:pPr>
        <w:pStyle w:val="ac"/>
        <w:numPr>
          <w:ilvl w:val="1"/>
          <w:numId w:val="35"/>
        </w:numPr>
        <w:spacing w:after="200" w:line="276" w:lineRule="auto"/>
        <w:ind w:left="1466" w:hanging="567"/>
        <w:rPr>
          <w:rFonts w:cs="David"/>
        </w:rPr>
      </w:pPr>
      <w:r w:rsidRPr="0050214B">
        <w:rPr>
          <w:rFonts w:cs="David" w:hint="cs"/>
          <w:rtl/>
        </w:rPr>
        <w:t xml:space="preserve">קביעת היררכיה של מקורות חומר ביסוס </w:t>
      </w:r>
      <w:r w:rsidRPr="0050214B">
        <w:rPr>
          <w:rFonts w:cs="David"/>
          <w:rtl/>
        </w:rPr>
        <w:t>–</w:t>
      </w:r>
      <w:r w:rsidRPr="0050214B">
        <w:rPr>
          <w:rFonts w:cs="David" w:hint="cs"/>
          <w:rtl/>
        </w:rPr>
        <w:t xml:space="preserve"> על המודד לקבוע בשלב זה את סדר העדיפות בשימוש בחומר הביסוס בעת ביצוע הפרויקט (נספח א'). ייתכן כי יהיו שינויים בסדרי העדיפויות לאחר איסוף חומר הביסוס והמדידות </w:t>
      </w:r>
      <w:r w:rsidR="006B7D12">
        <w:rPr>
          <w:rFonts w:cs="David" w:hint="cs"/>
          <w:rtl/>
        </w:rPr>
        <w:t>הקרקעיות</w:t>
      </w:r>
      <w:r w:rsidR="006B7D12" w:rsidRPr="0050214B">
        <w:rPr>
          <w:rFonts w:cs="David" w:hint="cs"/>
          <w:rtl/>
        </w:rPr>
        <w:t xml:space="preserve"> </w:t>
      </w:r>
      <w:r w:rsidRPr="0050214B">
        <w:rPr>
          <w:rFonts w:cs="David" w:hint="cs"/>
          <w:rtl/>
        </w:rPr>
        <w:t>ותוך כדי התקדמות העבודה.</w:t>
      </w:r>
    </w:p>
    <w:p w:rsidR="00061946" w:rsidRPr="0050214B" w:rsidRDefault="00061946" w:rsidP="00ED2E6A">
      <w:pPr>
        <w:pStyle w:val="ac"/>
        <w:numPr>
          <w:ilvl w:val="1"/>
          <w:numId w:val="35"/>
        </w:numPr>
        <w:spacing w:after="200" w:line="276" w:lineRule="auto"/>
        <w:ind w:left="1466" w:hanging="567"/>
        <w:rPr>
          <w:rFonts w:cs="David"/>
        </w:rPr>
      </w:pPr>
      <w:r w:rsidRPr="0050214B">
        <w:rPr>
          <w:rFonts w:cs="David" w:hint="cs"/>
          <w:rtl/>
        </w:rPr>
        <w:t xml:space="preserve">התייחסות לחומרי ביסוס בהכנה </w:t>
      </w:r>
      <w:r w:rsidRPr="0050214B">
        <w:rPr>
          <w:rFonts w:cs="David"/>
          <w:rtl/>
        </w:rPr>
        <w:t>–</w:t>
      </w:r>
      <w:r w:rsidRPr="0050214B">
        <w:rPr>
          <w:rFonts w:cs="David" w:hint="cs"/>
          <w:rtl/>
        </w:rPr>
        <w:t xml:space="preserve"> על המודד לציין על גבי מפת השליטה את חומרי הביסוס שנמצאים בתהליכי הכנה (גוש רישום, </w:t>
      </w:r>
      <w:proofErr w:type="spellStart"/>
      <w:r w:rsidRPr="0050214B">
        <w:rPr>
          <w:rFonts w:cs="David" w:hint="cs"/>
          <w:rtl/>
        </w:rPr>
        <w:t>תצ"ר</w:t>
      </w:r>
      <w:proofErr w:type="spellEnd"/>
      <w:r w:rsidRPr="0050214B">
        <w:rPr>
          <w:rFonts w:cs="David" w:hint="cs"/>
          <w:rtl/>
        </w:rPr>
        <w:t xml:space="preserve">, תת"ג, </w:t>
      </w:r>
      <w:proofErr w:type="spellStart"/>
      <w:r w:rsidRPr="0050214B">
        <w:rPr>
          <w:rFonts w:cs="David" w:hint="cs"/>
          <w:rtl/>
        </w:rPr>
        <w:t>קמ"ק</w:t>
      </w:r>
      <w:proofErr w:type="spellEnd"/>
      <w:r w:rsidRPr="0050214B">
        <w:rPr>
          <w:rFonts w:cs="David" w:hint="cs"/>
          <w:rtl/>
        </w:rPr>
        <w:t>) כדי לעקוב אחרי התקדמות בתהליך הכנתם ולהשתמש בהם במידת הצורך לטובת הפרויקט.</w:t>
      </w:r>
      <w:r w:rsidRPr="0050214B">
        <w:rPr>
          <w:rFonts w:cs="David" w:hint="cs"/>
          <w:rtl/>
        </w:rPr>
        <w:br/>
      </w:r>
    </w:p>
    <w:p w:rsidR="00061946" w:rsidRPr="0050214B" w:rsidRDefault="00061946" w:rsidP="00963DC6">
      <w:pPr>
        <w:pStyle w:val="ac"/>
        <w:numPr>
          <w:ilvl w:val="0"/>
          <w:numId w:val="1"/>
        </w:numPr>
        <w:spacing w:after="200" w:line="276" w:lineRule="auto"/>
        <w:rPr>
          <w:rFonts w:cs="David"/>
          <w:u w:val="single"/>
        </w:rPr>
      </w:pPr>
      <w:r w:rsidRPr="0050214B">
        <w:rPr>
          <w:rFonts w:cs="David" w:hint="cs"/>
          <w:u w:val="single"/>
          <w:rtl/>
        </w:rPr>
        <w:t xml:space="preserve">איסוף חומר הביסוס </w:t>
      </w:r>
    </w:p>
    <w:p w:rsidR="00061946" w:rsidRPr="00ED2E6A" w:rsidRDefault="00061946" w:rsidP="00FD78C3">
      <w:pPr>
        <w:pStyle w:val="ac"/>
        <w:numPr>
          <w:ilvl w:val="1"/>
          <w:numId w:val="37"/>
        </w:numPr>
        <w:ind w:left="1466" w:hanging="567"/>
        <w:rPr>
          <w:rFonts w:cs="David"/>
          <w:rtl/>
        </w:rPr>
      </w:pPr>
      <w:r w:rsidRPr="00ED2E6A">
        <w:rPr>
          <w:rFonts w:cs="David" w:hint="cs"/>
          <w:rtl/>
        </w:rPr>
        <w:t xml:space="preserve">המודד יאסוף את חומר הביסוס תוך העזרות בכלים הממוחשבים שיעמדו לרשותו באותו זמן וכן יאסוף, לפי הצורך, חומר הנמצא </w:t>
      </w:r>
      <w:proofErr w:type="spellStart"/>
      <w:r w:rsidRPr="00ED2E6A">
        <w:rPr>
          <w:rFonts w:cs="David" w:hint="cs"/>
          <w:rtl/>
        </w:rPr>
        <w:t>במפ"י</w:t>
      </w:r>
      <w:proofErr w:type="spellEnd"/>
      <w:r w:rsidRPr="00ED2E6A">
        <w:rPr>
          <w:rFonts w:cs="David" w:hint="cs"/>
          <w:rtl/>
        </w:rPr>
        <w:t xml:space="preserve"> על גבי ניירות ושטרם הוכנס למאגרים הממוחשבים של מפ"י. על המודד לדעת לקרוא "את האותיות הקטנות" בחומר הביסוס מכיוון שמידע זה חשיבותו רבה לתהליך השחזור. מידע כזה יכול להיות אזכור של תכנית שהייתה קיימת קודם ההסדר (למשל על גבי שולי </w:t>
      </w:r>
      <w:proofErr w:type="spellStart"/>
      <w:r w:rsidRPr="00ED2E6A">
        <w:rPr>
          <w:rFonts w:cs="David" w:hint="cs"/>
          <w:rtl/>
        </w:rPr>
        <w:t>גליון</w:t>
      </w:r>
      <w:proofErr w:type="spellEnd"/>
      <w:r w:rsidRPr="00ED2E6A">
        <w:rPr>
          <w:rFonts w:cs="David" w:hint="cs"/>
          <w:rtl/>
        </w:rPr>
        <w:t xml:space="preserve"> השדה) או מידע המופיע על מסמכים מסוג נלווה </w:t>
      </w:r>
      <w:proofErr w:type="spellStart"/>
      <w:r w:rsidRPr="00ED2E6A">
        <w:rPr>
          <w:rFonts w:cs="David" w:hint="cs"/>
          <w:rtl/>
        </w:rPr>
        <w:t>לתצ"ר</w:t>
      </w:r>
      <w:proofErr w:type="spellEnd"/>
      <w:r w:rsidRPr="00ED2E6A">
        <w:rPr>
          <w:rFonts w:cs="David" w:hint="cs"/>
          <w:rtl/>
        </w:rPr>
        <w:t xml:space="preserve"> (למשל שתיק החישובים שמספרו הוא </w:t>
      </w:r>
      <w:r w:rsidRPr="00ED2E6A">
        <w:rPr>
          <w:rFonts w:cs="David"/>
        </w:rPr>
        <w:t>X</w:t>
      </w:r>
      <w:r w:rsidRPr="00ED2E6A">
        <w:rPr>
          <w:rFonts w:cs="David" w:hint="cs"/>
          <w:rtl/>
        </w:rPr>
        <w:t xml:space="preserve"> אינו ראוי לשחזור גבולות).</w:t>
      </w:r>
    </w:p>
    <w:p w:rsidR="00061946" w:rsidRPr="00ED2E6A" w:rsidRDefault="00061946" w:rsidP="00FD78C3">
      <w:pPr>
        <w:pStyle w:val="ac"/>
        <w:numPr>
          <w:ilvl w:val="1"/>
          <w:numId w:val="37"/>
        </w:numPr>
        <w:ind w:left="1466" w:hanging="567"/>
        <w:rPr>
          <w:rFonts w:cs="David"/>
        </w:rPr>
      </w:pPr>
      <w:r w:rsidRPr="00ED2E6A">
        <w:rPr>
          <w:rFonts w:cs="David" w:hint="cs"/>
          <w:rtl/>
        </w:rPr>
        <w:t>חומר הביסוס לפרויקט מסוים יכלול את חלק או כל סוגי המסמכים הבאים:</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גושי רישום</w:t>
      </w:r>
    </w:p>
    <w:p w:rsidR="00061946" w:rsidRPr="0050214B" w:rsidRDefault="00061946" w:rsidP="00FD78C3">
      <w:pPr>
        <w:pStyle w:val="ac"/>
        <w:numPr>
          <w:ilvl w:val="1"/>
          <w:numId w:val="4"/>
        </w:numPr>
        <w:spacing w:after="200" w:line="276" w:lineRule="auto"/>
        <w:ind w:left="2033" w:hanging="426"/>
        <w:rPr>
          <w:rFonts w:cs="David"/>
        </w:rPr>
      </w:pPr>
      <w:proofErr w:type="spellStart"/>
      <w:r w:rsidRPr="0050214B">
        <w:rPr>
          <w:rFonts w:cs="David" w:hint="cs"/>
          <w:rtl/>
        </w:rPr>
        <w:t>גליונות</w:t>
      </w:r>
      <w:proofErr w:type="spellEnd"/>
      <w:r w:rsidRPr="0050214B">
        <w:rPr>
          <w:rFonts w:cs="David" w:hint="cs"/>
          <w:rtl/>
        </w:rPr>
        <w:t xml:space="preserve"> שדה [4]</w:t>
      </w:r>
    </w:p>
    <w:p w:rsidR="00061946" w:rsidRPr="0050214B" w:rsidRDefault="00061946" w:rsidP="00FD78C3">
      <w:pPr>
        <w:pStyle w:val="ac"/>
        <w:numPr>
          <w:ilvl w:val="1"/>
          <w:numId w:val="4"/>
        </w:numPr>
        <w:spacing w:after="200" w:line="276" w:lineRule="auto"/>
        <w:ind w:left="2033" w:hanging="426"/>
        <w:rPr>
          <w:rFonts w:cs="David"/>
        </w:rPr>
      </w:pPr>
      <w:proofErr w:type="spellStart"/>
      <w:r w:rsidRPr="0050214B">
        <w:rPr>
          <w:rFonts w:cs="David" w:hint="cs"/>
          <w:rtl/>
        </w:rPr>
        <w:t>תצ"רים</w:t>
      </w:r>
      <w:proofErr w:type="spellEnd"/>
      <w:r w:rsidRPr="0050214B">
        <w:rPr>
          <w:rFonts w:cs="David" w:hint="cs"/>
          <w:rtl/>
        </w:rPr>
        <w:t xml:space="preserve">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תיקי חישובים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קבצי בנק"ל</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 xml:space="preserve">קבצי </w:t>
      </w:r>
      <w:proofErr w:type="spellStart"/>
      <w:r w:rsidRPr="0050214B">
        <w:rPr>
          <w:rFonts w:cs="David" w:hint="cs"/>
          <w:rtl/>
        </w:rPr>
        <w:t>קמ"ק</w:t>
      </w:r>
      <w:proofErr w:type="spellEnd"/>
      <w:r w:rsidRPr="0050214B">
        <w:rPr>
          <w:rFonts w:cs="David" w:hint="cs"/>
          <w:rtl/>
        </w:rPr>
        <w:t xml:space="preserve"> [2]</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פנקסי שדה/</w:t>
      </w:r>
      <w:proofErr w:type="spellStart"/>
      <w:r w:rsidRPr="0050214B">
        <w:rPr>
          <w:rFonts w:cs="David" w:hint="cs"/>
          <w:rtl/>
        </w:rPr>
        <w:t>דיסטומט</w:t>
      </w:r>
      <w:proofErr w:type="spellEnd"/>
      <w:r w:rsidRPr="0050214B">
        <w:rPr>
          <w:rFonts w:cs="David" w:hint="cs"/>
          <w:rtl/>
        </w:rPr>
        <w:t xml:space="preserve">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נקודות בקרה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 xml:space="preserve">קבצי </w:t>
      </w:r>
      <w:r w:rsidRPr="0050214B">
        <w:rPr>
          <w:rFonts w:cs="David"/>
        </w:rPr>
        <w:t>TS-RESULTS</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פסקי דין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 xml:space="preserve">מסמך נלווה </w:t>
      </w:r>
      <w:proofErr w:type="spellStart"/>
      <w:r w:rsidRPr="0050214B">
        <w:rPr>
          <w:rFonts w:cs="David" w:hint="cs"/>
          <w:rtl/>
        </w:rPr>
        <w:t>לתצ"ר</w:t>
      </w:r>
      <w:proofErr w:type="spellEnd"/>
      <w:r w:rsidRPr="0050214B">
        <w:rPr>
          <w:rFonts w:cs="David" w:hint="cs"/>
          <w:rtl/>
        </w:rPr>
        <w:t xml:space="preserve">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תיאורי נקודות</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חומר טרום הסדר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חומר אנליטי ואחר מתיקי הסדר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דיגיטציה של גושים וחלקות [5]</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נסחי רישום</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מפות ארעיות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מפות סופיות [4]</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חומר תכנוני (במקרים חריגים) [12]</w:t>
      </w:r>
    </w:p>
    <w:p w:rsidR="00061946" w:rsidRPr="0050214B" w:rsidRDefault="00061946" w:rsidP="00FD78C3">
      <w:pPr>
        <w:pStyle w:val="ac"/>
        <w:numPr>
          <w:ilvl w:val="1"/>
          <w:numId w:val="4"/>
        </w:numPr>
        <w:spacing w:after="200" w:line="276" w:lineRule="auto"/>
        <w:ind w:left="2033" w:hanging="426"/>
        <w:rPr>
          <w:rFonts w:cs="David"/>
        </w:rPr>
      </w:pPr>
      <w:r w:rsidRPr="0050214B">
        <w:rPr>
          <w:rFonts w:cs="David" w:hint="cs"/>
          <w:rtl/>
        </w:rPr>
        <w:t xml:space="preserve">חומר </w:t>
      </w:r>
      <w:proofErr w:type="spellStart"/>
      <w:r w:rsidRPr="0050214B">
        <w:rPr>
          <w:rFonts w:cs="David" w:hint="cs"/>
          <w:rtl/>
        </w:rPr>
        <w:t>קדסטרי</w:t>
      </w:r>
      <w:proofErr w:type="spellEnd"/>
      <w:r w:rsidRPr="0050214B">
        <w:rPr>
          <w:rFonts w:cs="David" w:hint="cs"/>
          <w:rtl/>
        </w:rPr>
        <w:t xml:space="preserve"> (כדוגמת </w:t>
      </w:r>
      <w:proofErr w:type="spellStart"/>
      <w:r w:rsidRPr="0050214B">
        <w:rPr>
          <w:rFonts w:cs="David" w:hint="cs"/>
          <w:rtl/>
        </w:rPr>
        <w:t>תצ"רים</w:t>
      </w:r>
      <w:proofErr w:type="spellEnd"/>
      <w:r w:rsidRPr="0050214B">
        <w:rPr>
          <w:rFonts w:cs="David" w:hint="cs"/>
          <w:rtl/>
        </w:rPr>
        <w:t xml:space="preserve"> ותרשימים) הרלוונטי לגושים </w:t>
      </w:r>
      <w:r w:rsidRPr="0050214B">
        <w:rPr>
          <w:rFonts w:cs="David" w:hint="cs"/>
          <w:u w:val="single"/>
          <w:rtl/>
        </w:rPr>
        <w:t>שטרם</w:t>
      </w:r>
      <w:r w:rsidRPr="0050214B">
        <w:rPr>
          <w:rFonts w:cs="David" w:hint="cs"/>
          <w:rtl/>
        </w:rPr>
        <w:t xml:space="preserve"> הוסדרו ו/או הנמצאים בתיקי טאבו שנרשמו בשיטה ישנה.</w:t>
      </w:r>
    </w:p>
    <w:p w:rsidR="00061946" w:rsidRPr="0050214B" w:rsidRDefault="00061946" w:rsidP="00B24381">
      <w:pPr>
        <w:pStyle w:val="ac"/>
        <w:numPr>
          <w:ilvl w:val="1"/>
          <w:numId w:val="38"/>
        </w:numPr>
        <w:ind w:left="1466" w:hanging="709"/>
        <w:rPr>
          <w:rFonts w:cs="David"/>
        </w:rPr>
      </w:pPr>
      <w:r w:rsidRPr="0050214B">
        <w:rPr>
          <w:rFonts w:cs="David" w:hint="cs"/>
          <w:rtl/>
        </w:rPr>
        <w:t xml:space="preserve">את המידע האפשרי שניתן להוציא מכל סוג חומר ביסוס ניתן למצוא בנספח ב'. כמובן שייתכן שלא כל פריטי המידע האפשריים יהיו </w:t>
      </w:r>
      <w:r w:rsidRPr="0050214B">
        <w:rPr>
          <w:rFonts w:cs="David" w:hint="cs"/>
          <w:u w:val="single"/>
          <w:rtl/>
        </w:rPr>
        <w:t>בכל</w:t>
      </w:r>
      <w:r w:rsidRPr="0050214B">
        <w:rPr>
          <w:rFonts w:cs="David" w:hint="cs"/>
          <w:rtl/>
        </w:rPr>
        <w:t xml:space="preserve"> סוג של חומר ביסוס</w:t>
      </w:r>
      <w:r w:rsidR="008B189A">
        <w:rPr>
          <w:rFonts w:cs="David" w:hint="cs"/>
          <w:rtl/>
        </w:rPr>
        <w:t>.</w:t>
      </w:r>
    </w:p>
    <w:p w:rsidR="00061946" w:rsidRPr="0050214B" w:rsidRDefault="00061946" w:rsidP="00963DC6">
      <w:pPr>
        <w:pStyle w:val="ac"/>
        <w:numPr>
          <w:ilvl w:val="0"/>
          <w:numId w:val="1"/>
        </w:numPr>
        <w:spacing w:after="200" w:line="276" w:lineRule="auto"/>
        <w:rPr>
          <w:rFonts w:cs="David"/>
        </w:rPr>
      </w:pPr>
      <w:r w:rsidRPr="0050214B">
        <w:rPr>
          <w:rFonts w:cs="David" w:hint="cs"/>
          <w:u w:val="single"/>
          <w:rtl/>
        </w:rPr>
        <w:t>מדידות</w:t>
      </w:r>
      <w:r w:rsidRPr="0050214B">
        <w:rPr>
          <w:rFonts w:cs="David" w:hint="cs"/>
          <w:rtl/>
        </w:rPr>
        <w:t xml:space="preserve"> לצורך שחזור גבולות [9]</w:t>
      </w:r>
    </w:p>
    <w:p w:rsidR="00061946" w:rsidRPr="0050214B" w:rsidRDefault="00061946" w:rsidP="00B24381">
      <w:pPr>
        <w:pStyle w:val="ac"/>
        <w:numPr>
          <w:ilvl w:val="1"/>
          <w:numId w:val="39"/>
        </w:numPr>
        <w:ind w:left="1466" w:hanging="709"/>
        <w:rPr>
          <w:rFonts w:cs="David"/>
          <w:rtl/>
        </w:rPr>
      </w:pPr>
      <w:r w:rsidRPr="0050214B">
        <w:rPr>
          <w:rFonts w:cs="David" w:hint="cs"/>
          <w:rtl/>
        </w:rPr>
        <w:t xml:space="preserve">הכנות משרדיות לקראת מדידות </w:t>
      </w:r>
      <w:r w:rsidR="006B7D12">
        <w:rPr>
          <w:rFonts w:cs="David" w:hint="cs"/>
          <w:rtl/>
        </w:rPr>
        <w:t>על גבי הקרקע</w:t>
      </w:r>
      <w:r w:rsidR="006B7D12" w:rsidRPr="0050214B">
        <w:rPr>
          <w:rFonts w:cs="David" w:hint="cs"/>
          <w:rtl/>
        </w:rPr>
        <w:t xml:space="preserve"> </w:t>
      </w:r>
      <w:r w:rsidRPr="0050214B">
        <w:rPr>
          <w:rFonts w:cs="David"/>
          <w:rtl/>
        </w:rPr>
        <w:t>–</w:t>
      </w:r>
      <w:r w:rsidRPr="0050214B">
        <w:rPr>
          <w:rFonts w:cs="David" w:hint="cs"/>
          <w:rtl/>
        </w:rPr>
        <w:t xml:space="preserve"> המודד יתכנן את המדידות </w:t>
      </w:r>
      <w:r w:rsidR="006B7D12">
        <w:rPr>
          <w:rFonts w:cs="David" w:hint="cs"/>
          <w:rtl/>
        </w:rPr>
        <w:t>על גבי הקרקע</w:t>
      </w:r>
      <w:r w:rsidR="006B7D12" w:rsidRPr="0050214B">
        <w:rPr>
          <w:rFonts w:cs="David" w:hint="cs"/>
          <w:rtl/>
        </w:rPr>
        <w:t xml:space="preserve"> </w:t>
      </w:r>
      <w:r w:rsidRPr="0050214B">
        <w:rPr>
          <w:rFonts w:cs="David" w:hint="cs"/>
          <w:rtl/>
        </w:rPr>
        <w:t xml:space="preserve">לצורך שיחזור הגבולות בשני היבטים: 1) מדידות לצורך שיחזור (ישיר או עקיף) של גבולות על סמך פרטים מקוריים ו- 2) מדידות לצורך חישוב וביצוע התמרות מרשת המקור של חומר הביסוס לרשת התקפה. המודד יבדוק וישווה פרטים המופיעים בחומר הביסוס אל מול המציאות </w:t>
      </w:r>
      <w:r w:rsidR="006B7D12">
        <w:rPr>
          <w:rFonts w:cs="David" w:hint="cs"/>
          <w:rtl/>
        </w:rPr>
        <w:t>על גבי הקרקע</w:t>
      </w:r>
      <w:r w:rsidRPr="0050214B">
        <w:rPr>
          <w:rFonts w:cs="David" w:hint="cs"/>
          <w:rtl/>
        </w:rPr>
        <w:t xml:space="preserve">. את המציאות </w:t>
      </w:r>
      <w:r w:rsidR="006B7D12">
        <w:rPr>
          <w:rFonts w:cs="David" w:hint="cs"/>
          <w:rtl/>
        </w:rPr>
        <w:t>על גבי הקרקע</w:t>
      </w:r>
      <w:r w:rsidR="006B7D12" w:rsidRPr="0050214B">
        <w:rPr>
          <w:rFonts w:cs="David" w:hint="cs"/>
          <w:rtl/>
        </w:rPr>
        <w:t xml:space="preserve"> </w:t>
      </w:r>
      <w:r w:rsidRPr="0050214B">
        <w:rPr>
          <w:rFonts w:cs="David" w:hint="cs"/>
          <w:rtl/>
        </w:rPr>
        <w:t xml:space="preserve">ניתן לבדוק על ידי כמה אמצעים: </w:t>
      </w:r>
      <w:proofErr w:type="spellStart"/>
      <w:r w:rsidRPr="0050214B">
        <w:rPr>
          <w:rFonts w:cs="David" w:hint="cs"/>
          <w:rtl/>
        </w:rPr>
        <w:t>אורתופוטו</w:t>
      </w:r>
      <w:proofErr w:type="spellEnd"/>
      <w:r w:rsidRPr="0050214B">
        <w:rPr>
          <w:rFonts w:cs="David" w:hint="cs"/>
          <w:rtl/>
        </w:rPr>
        <w:t xml:space="preserve">, מיפוי </w:t>
      </w:r>
      <w:proofErr w:type="spellStart"/>
      <w:r w:rsidRPr="0050214B">
        <w:rPr>
          <w:rFonts w:cs="David" w:hint="cs"/>
          <w:rtl/>
        </w:rPr>
        <w:t>פוטוגרמטרי</w:t>
      </w:r>
      <w:proofErr w:type="spellEnd"/>
      <w:r w:rsidRPr="0050214B">
        <w:rPr>
          <w:rFonts w:cs="David" w:hint="cs"/>
          <w:rtl/>
        </w:rPr>
        <w:t>, מפות מפורטות, חומר מאתר המפות הממשלתי, אתרי עיריות, סיור בשטח וכד'.</w:t>
      </w:r>
    </w:p>
    <w:p w:rsidR="00061946" w:rsidRPr="0050214B" w:rsidRDefault="00061946" w:rsidP="00B24381">
      <w:pPr>
        <w:pStyle w:val="ac"/>
        <w:numPr>
          <w:ilvl w:val="1"/>
          <w:numId w:val="39"/>
        </w:numPr>
        <w:ind w:left="1466" w:hanging="709"/>
        <w:rPr>
          <w:rFonts w:cs="David"/>
          <w:rtl/>
        </w:rPr>
      </w:pPr>
      <w:r w:rsidRPr="0050214B">
        <w:rPr>
          <w:rFonts w:cs="David" w:hint="cs"/>
          <w:rtl/>
        </w:rPr>
        <w:t xml:space="preserve">המודד יכין לקראת המדידה בשטח העתקים של חומר הביסוס ועליו מצוינים הפרטים המקוריים שעליו למדוד. ניתן להשתמש גם בפנקסי השדה בהם מופיעים הפרטים שיש למדוד. מומלץ כי אותם פרטים יצוינו גם על גבי </w:t>
      </w:r>
      <w:proofErr w:type="spellStart"/>
      <w:r w:rsidRPr="0050214B">
        <w:rPr>
          <w:rFonts w:cs="David" w:hint="cs"/>
          <w:rtl/>
        </w:rPr>
        <w:t>אורתופוטו</w:t>
      </w:r>
      <w:proofErr w:type="spellEnd"/>
      <w:r w:rsidRPr="0050214B">
        <w:rPr>
          <w:rFonts w:cs="David" w:hint="cs"/>
          <w:rtl/>
        </w:rPr>
        <w:t xml:space="preserve"> או מיפוי </w:t>
      </w:r>
      <w:proofErr w:type="spellStart"/>
      <w:r w:rsidRPr="0050214B">
        <w:rPr>
          <w:rFonts w:cs="David" w:hint="cs"/>
          <w:rtl/>
        </w:rPr>
        <w:t>פוטוגרמטרי</w:t>
      </w:r>
      <w:proofErr w:type="spellEnd"/>
      <w:r w:rsidRPr="0050214B">
        <w:rPr>
          <w:rFonts w:cs="David" w:hint="cs"/>
          <w:rtl/>
        </w:rPr>
        <w:t xml:space="preserve"> או מפות לצורך התמצאות בשטח.</w:t>
      </w:r>
    </w:p>
    <w:p w:rsidR="00061946" w:rsidRPr="0050214B" w:rsidRDefault="00061946" w:rsidP="00B24381">
      <w:pPr>
        <w:pStyle w:val="ac"/>
        <w:numPr>
          <w:ilvl w:val="1"/>
          <w:numId w:val="39"/>
        </w:numPr>
        <w:ind w:left="1466" w:hanging="709"/>
        <w:rPr>
          <w:rFonts w:cs="David"/>
          <w:rtl/>
        </w:rPr>
      </w:pPr>
      <w:r w:rsidRPr="0050214B">
        <w:rPr>
          <w:rFonts w:cs="David" w:hint="cs"/>
          <w:rtl/>
        </w:rPr>
        <w:t>על המודד להכין סקיצות של הפרטים המקוריים שמדד כולל הערות אודות פרטים שלא  נמצאו בשטח.</w:t>
      </w:r>
    </w:p>
    <w:p w:rsidR="00061946" w:rsidRPr="0050214B" w:rsidRDefault="00061946" w:rsidP="00B24381">
      <w:pPr>
        <w:pStyle w:val="ac"/>
        <w:numPr>
          <w:ilvl w:val="1"/>
          <w:numId w:val="39"/>
        </w:numPr>
        <w:ind w:left="1466" w:hanging="709"/>
        <w:rPr>
          <w:rFonts w:cs="David"/>
          <w:rtl/>
        </w:rPr>
      </w:pPr>
      <w:r w:rsidRPr="0050214B">
        <w:rPr>
          <w:rFonts w:cs="David" w:hint="cs"/>
          <w:rtl/>
        </w:rPr>
        <w:t>על המודד לאתר, למדוד ולתעד נקודות גבול מקוריות בשטח הפרויקט ובגבולותיו (בתנאי שסומנו בעבר)</w:t>
      </w:r>
      <w:r w:rsidR="006B7D12">
        <w:rPr>
          <w:rFonts w:cs="David" w:hint="cs"/>
          <w:rtl/>
        </w:rPr>
        <w:t xml:space="preserve"> וזאת על פי הנחית מנהל .....</w:t>
      </w:r>
      <w:r w:rsidRPr="0050214B">
        <w:rPr>
          <w:rFonts w:cs="David" w:hint="cs"/>
          <w:rtl/>
        </w:rPr>
        <w:t>. נקודות גבול שנמדדו והוגדרו ברשת ישראל החדשה או ברשת מקור מאוחרת יותר יאותרו, ימדדו ויתועדו בשיעור מדגמי של לפחות %</w:t>
      </w:r>
      <w:r w:rsidRPr="0050214B">
        <w:rPr>
          <w:rFonts w:cs="David"/>
        </w:rPr>
        <w:t xml:space="preserve"> </w:t>
      </w:r>
      <w:r w:rsidRPr="0050214B">
        <w:rPr>
          <w:rFonts w:cs="David" w:hint="cs"/>
          <w:rtl/>
        </w:rPr>
        <w:t>10 בפריסה מיטבית.</w:t>
      </w:r>
    </w:p>
    <w:p w:rsidR="00061946" w:rsidRPr="0050214B" w:rsidRDefault="00061946" w:rsidP="00B24381">
      <w:pPr>
        <w:pStyle w:val="ac"/>
        <w:numPr>
          <w:ilvl w:val="1"/>
          <w:numId w:val="39"/>
        </w:numPr>
        <w:ind w:left="1466" w:hanging="709"/>
        <w:rPr>
          <w:rFonts w:cs="David"/>
        </w:rPr>
      </w:pPr>
      <w:r w:rsidRPr="0050214B">
        <w:rPr>
          <w:rFonts w:cs="David" w:hint="cs"/>
          <w:rtl/>
        </w:rPr>
        <w:t>על המודד למדוד בצורה ישירה גם מידות של פרטים מקוריים ומידות בין פרטים מקוריים ולהשוות אותם מול המידות הרשומות בחומר הביסוס.</w:t>
      </w:r>
      <w:r w:rsidRPr="0050214B">
        <w:rPr>
          <w:rFonts w:cs="David" w:hint="cs"/>
          <w:rtl/>
        </w:rPr>
        <w:br/>
      </w:r>
    </w:p>
    <w:p w:rsidR="00061946" w:rsidRPr="0050214B" w:rsidRDefault="00061946" w:rsidP="00963DC6">
      <w:pPr>
        <w:pStyle w:val="ac"/>
        <w:keepNext/>
        <w:numPr>
          <w:ilvl w:val="0"/>
          <w:numId w:val="1"/>
        </w:numPr>
        <w:spacing w:after="200" w:line="276" w:lineRule="auto"/>
        <w:rPr>
          <w:rFonts w:cs="David"/>
        </w:rPr>
      </w:pPr>
      <w:r w:rsidRPr="0050214B">
        <w:rPr>
          <w:rFonts w:cs="David" w:hint="cs"/>
          <w:u w:val="single"/>
          <w:rtl/>
        </w:rPr>
        <w:t>אופן השחזור וטיפול במקבצים</w:t>
      </w:r>
    </w:p>
    <w:p w:rsidR="00061946" w:rsidRPr="0050214B" w:rsidRDefault="00061946" w:rsidP="00061946">
      <w:pPr>
        <w:pStyle w:val="ac"/>
        <w:keepNext/>
        <w:rPr>
          <w:rFonts w:cs="David"/>
          <w:rtl/>
        </w:rPr>
      </w:pPr>
      <w:r w:rsidRPr="0050214B">
        <w:rPr>
          <w:rFonts w:cs="David"/>
          <w:noProof/>
          <w:rtl/>
          <w:lang w:eastAsia="en-US"/>
        </w:rPr>
        <mc:AlternateContent>
          <mc:Choice Requires="wps">
            <w:drawing>
              <wp:anchor distT="0" distB="0" distL="114300" distR="114300" simplePos="0" relativeHeight="251659264" behindDoc="0" locked="0" layoutInCell="1" allowOverlap="1" wp14:anchorId="6C88E35A" wp14:editId="5A86ECDA">
                <wp:simplePos x="0" y="0"/>
                <wp:positionH relativeFrom="column">
                  <wp:posOffset>-139494</wp:posOffset>
                </wp:positionH>
                <wp:positionV relativeFrom="paragraph">
                  <wp:posOffset>-90</wp:posOffset>
                </wp:positionV>
                <wp:extent cx="2541889" cy="1403985"/>
                <wp:effectExtent l="0" t="0" r="11430" b="24130"/>
                <wp:wrapNone/>
                <wp:docPr id="3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41889" cy="1403985"/>
                        </a:xfrm>
                        <a:prstGeom prst="rect">
                          <a:avLst/>
                        </a:prstGeom>
                        <a:solidFill>
                          <a:srgbClr val="FFFFFF"/>
                        </a:solidFill>
                        <a:ln w="9525">
                          <a:solidFill>
                            <a:srgbClr val="000000"/>
                          </a:solidFill>
                          <a:miter lim="800000"/>
                          <a:headEnd/>
                          <a:tailEnd/>
                        </a:ln>
                      </wps:spPr>
                      <wps:txbx>
                        <w:txbxContent>
                          <w:p w:rsidR="00061946" w:rsidRDefault="00061946" w:rsidP="00061946">
                            <w:pPr>
                              <w:rPr>
                                <w:rtl/>
                                <w:cs/>
                              </w:rPr>
                            </w:pPr>
                            <w:r>
                              <w:rPr>
                                <w:rFonts w:hint="cs"/>
                                <w:rtl/>
                              </w:rPr>
                              <w:t xml:space="preserve">לפי תרשים התהליך המתואר מימין כל מקבץ מטופל בנפרד משלב עיבוד חומר הביסוס ועד ביצוע ההתמרה מרשת המקור של המקבץ לרשת התקפה. בסוף העבודה על כל המקבצים אנו מקבלים נקודות של כל הפרויקט ברשת התקפה. משלב זה ניתן לעשות פעולות חישוביות בין נקודות שמקורם ממקבצים השונים וכן לראות, לבחון ולבצע הגדרת ובחירת נקודות בגבולות שבין המקבצים. אחרי גמר הפעילות באזורי הגבול </w:t>
                            </w:r>
                            <w:r>
                              <w:rPr>
                                <w:rFonts w:hint="cs"/>
                                <w:rtl/>
                                <w:cs/>
                              </w:rPr>
                              <w:t>שבין המקבצים ניתן להגדיר את החלקות לפי הגושים השונים</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תיבת טקסט 2" o:spid="_x0000_s1026" type="#_x0000_t202" style="position:absolute;left:0;text-align:left;margin-left:-11pt;margin-top:0;width:200.15pt;height:110.55pt;flip:x;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">
                <v:textbox style="mso-fit-shape-to-text:t">
                  <w:txbxContent>
                    <w:p w:rsidR="00061946" w:rsidRDefault="00061946" w:rsidP="00061946">
                      <w:pPr>
                        <w:rPr>
                          <w:rtl/>
                          <w:cs/>
                        </w:rPr>
                      </w:pPr>
                      <w:r>
                        <w:rPr>
                          <w:rFonts w:hint="cs"/>
                          <w:rtl/>
                        </w:rPr>
                        <w:t xml:space="preserve">לפי תרשים התהליך המתואר מימין כל מקבץ מטופל בנפרד משלב עיבוד חומר הביסוס ועד ביצוע ההתמרה מרשת המקור של המקבץ לרשת התקפה. בסוף העבודה על כל המקבצים אנו מקבלים נקודות של כל הפרויקט ברשת התקפה. משלב זה ניתן לעשות פעולות חישוביות בין נקודות שמקורם ממקבצים השונים וכן לראות, לבחון ולבצע הגדרת ובחירת נקודות בגבולות שבין המקבצים. אחרי גמר הפעילות באזורי הגבול </w:t>
                      </w:r>
                      <w:r>
                        <w:rPr>
                          <w:rFonts w:hint="cs"/>
                          <w:rtl/>
                          <w:cs/>
                        </w:rPr>
                        <w:t>שבין המקבצים ניתן להגדיר את החלקות לפי הגושים השונים</w:t>
                      </w:r>
                    </w:p>
                  </w:txbxContent>
                </v:textbox>
              </v:shape>
            </w:pict>
          </mc:Fallback>
        </mc:AlternateContent>
      </w:r>
      <w:r w:rsidRPr="0050214B">
        <w:rPr>
          <w:rFonts w:cs="David"/>
          <w:noProof/>
          <w:rtl/>
          <w:lang w:eastAsia="en-US"/>
        </w:rPr>
        <w:drawing>
          <wp:inline distT="0" distB="0" distL="0" distR="0" wp14:anchorId="05395C76" wp14:editId="049CD89D">
            <wp:extent cx="2183070" cy="2872318"/>
            <wp:effectExtent l="0" t="0" r="8255" b="4445"/>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3802" t="10946" r="7713" b="4766"/>
                    <a:stretch/>
                  </pic:blipFill>
                  <pic:spPr bwMode="auto">
                    <a:xfrm>
                      <a:off x="0" y="0"/>
                      <a:ext cx="2183179" cy="2872461"/>
                    </a:xfrm>
                    <a:prstGeom prst="rect">
                      <a:avLst/>
                    </a:prstGeom>
                    <a:ln>
                      <a:noFill/>
                    </a:ln>
                    <a:extLst>
                      <a:ext uri="{53640926-AAD7-44D8-BBD7-CCE9431645EC}">
                        <a14:shadowObscured xmlns:a14="http://schemas.microsoft.com/office/drawing/2010/main"/>
                      </a:ext>
                    </a:extLst>
                  </pic:spPr>
                </pic:pic>
              </a:graphicData>
            </a:graphic>
          </wp:inline>
        </w:drawing>
      </w:r>
    </w:p>
    <w:p w:rsidR="00061946" w:rsidRPr="0050214B" w:rsidRDefault="00B47194" w:rsidP="00061946">
      <w:pPr>
        <w:pStyle w:val="af7"/>
      </w:pPr>
      <w:r>
        <w:rPr>
          <w:rFonts w:hint="cs"/>
          <w:rtl/>
        </w:rPr>
        <w:t>תרשים</w:t>
      </w:r>
      <w:r w:rsidRPr="0050214B">
        <w:rPr>
          <w:rtl/>
        </w:rPr>
        <w:t xml:space="preserve"> </w:t>
      </w:r>
      <w:r w:rsidR="00061946" w:rsidRPr="0050214B">
        <w:rPr>
          <w:rtl/>
        </w:rPr>
        <w:fldChar w:fldCharType="begin"/>
      </w:r>
      <w:r w:rsidR="00061946" w:rsidRPr="0050214B">
        <w:rPr>
          <w:rtl/>
        </w:rPr>
        <w:instrText xml:space="preserve"> </w:instrText>
      </w:r>
      <w:r w:rsidR="00061946" w:rsidRPr="0050214B">
        <w:instrText>SEQ</w:instrText>
      </w:r>
      <w:r w:rsidR="00061946" w:rsidRPr="0050214B">
        <w:rPr>
          <w:rtl/>
        </w:rPr>
        <w:instrText xml:space="preserve"> </w:instrText>
      </w:r>
      <w:r w:rsidR="00061946" w:rsidRPr="0050214B">
        <w:instrText>Figure \* ARABIC</w:instrText>
      </w:r>
      <w:r w:rsidR="00061946" w:rsidRPr="0050214B">
        <w:rPr>
          <w:rtl/>
        </w:rPr>
        <w:instrText xml:space="preserve"> </w:instrText>
      </w:r>
      <w:r w:rsidR="00061946" w:rsidRPr="0050214B">
        <w:rPr>
          <w:rtl/>
        </w:rPr>
        <w:fldChar w:fldCharType="separate"/>
      </w:r>
      <w:r w:rsidR="00723580">
        <w:rPr>
          <w:noProof/>
          <w:rtl/>
        </w:rPr>
        <w:t>2</w:t>
      </w:r>
      <w:r w:rsidR="00061946" w:rsidRPr="0050214B">
        <w:rPr>
          <w:rtl/>
        </w:rPr>
        <w:fldChar w:fldCharType="end"/>
      </w:r>
      <w:r w:rsidR="00061946" w:rsidRPr="0050214B">
        <w:rPr>
          <w:rFonts w:hint="cs"/>
          <w:rtl/>
        </w:rPr>
        <w:t xml:space="preserve">: </w:t>
      </w:r>
      <w:r>
        <w:rPr>
          <w:rFonts w:hint="cs"/>
          <w:rtl/>
        </w:rPr>
        <w:t xml:space="preserve">סכמת </w:t>
      </w:r>
      <w:r w:rsidR="00061946" w:rsidRPr="0050214B">
        <w:rPr>
          <w:rFonts w:hint="cs"/>
          <w:rtl/>
        </w:rPr>
        <w:t>תהליך טיפול במקבצים</w:t>
      </w:r>
    </w:p>
    <w:p w:rsidR="00061946" w:rsidRDefault="00061946" w:rsidP="00C2320B">
      <w:pPr>
        <w:pStyle w:val="ac"/>
        <w:numPr>
          <w:ilvl w:val="1"/>
          <w:numId w:val="41"/>
        </w:numPr>
        <w:spacing w:after="200" w:line="276" w:lineRule="auto"/>
        <w:rPr>
          <w:rFonts w:cs="David" w:hint="cs"/>
        </w:rPr>
      </w:pPr>
      <w:r w:rsidRPr="0050214B">
        <w:rPr>
          <w:rFonts w:cs="David" w:hint="cs"/>
          <w:rtl/>
        </w:rPr>
        <w:t>כללי</w:t>
      </w:r>
      <w:r w:rsidRPr="0050214B">
        <w:rPr>
          <w:rStyle w:val="af6"/>
          <w:rFonts w:cs="David"/>
          <w:rtl/>
        </w:rPr>
        <w:footnoteReference w:id="1"/>
      </w:r>
      <w:r w:rsidRPr="0050214B">
        <w:rPr>
          <w:rFonts w:cs="David" w:hint="cs"/>
          <w:rtl/>
        </w:rPr>
        <w:t xml:space="preserve"> </w:t>
      </w:r>
      <w:r w:rsidRPr="0050214B">
        <w:rPr>
          <w:rFonts w:cs="David"/>
          <w:rtl/>
        </w:rPr>
        <w:t>–</w:t>
      </w:r>
      <w:r w:rsidRPr="0050214B">
        <w:rPr>
          <w:rFonts w:cs="David" w:hint="cs"/>
          <w:rtl/>
        </w:rPr>
        <w:t xml:space="preserve"> המודד ישחזר את הגבולות באחת מהדרכים הבאות (או שילוב שלהן):</w:t>
      </w:r>
    </w:p>
    <w:p w:rsidR="00B24381" w:rsidRPr="00B24381" w:rsidRDefault="00B24381" w:rsidP="00C2320B">
      <w:pPr>
        <w:pStyle w:val="ac"/>
        <w:numPr>
          <w:ilvl w:val="2"/>
          <w:numId w:val="41"/>
        </w:numPr>
        <w:rPr>
          <w:rFonts w:cs="David"/>
        </w:rPr>
      </w:pPr>
      <w:r w:rsidRPr="00B24381">
        <w:rPr>
          <w:rFonts w:cs="David"/>
          <w:rtl/>
        </w:rPr>
        <w:t xml:space="preserve">שימוש בקואורדינאטות ממאגר </w:t>
      </w:r>
      <w:proofErr w:type="spellStart"/>
      <w:r w:rsidRPr="00B24381">
        <w:rPr>
          <w:rFonts w:cs="David"/>
          <w:rtl/>
        </w:rPr>
        <w:t>הקמ"ק</w:t>
      </w:r>
      <w:proofErr w:type="spellEnd"/>
      <w:r w:rsidRPr="00B24381">
        <w:rPr>
          <w:rFonts w:cs="David"/>
          <w:rtl/>
        </w:rPr>
        <w:t xml:space="preserve"> בהתאם לסיווגן. אם סיווג הנקודה מדרגה נמוכה, כך שערכיה ברי שינוי, יש להקימה מחדש בהתאם לחומר ביסוס מקורי ולקבוע את הקואורדינאטות והסיווג בהתאם. נוסח חליפי – הקמה מחדש של נקודות בסיווג נמוך למרות שהן מצויות במאגר </w:t>
      </w:r>
      <w:proofErr w:type="spellStart"/>
      <w:r w:rsidRPr="00B24381">
        <w:rPr>
          <w:rFonts w:cs="David"/>
          <w:rtl/>
        </w:rPr>
        <w:t>הקמ"ק</w:t>
      </w:r>
      <w:proofErr w:type="spellEnd"/>
    </w:p>
    <w:p w:rsidR="00061946" w:rsidRPr="0050214B" w:rsidRDefault="00061946" w:rsidP="00C2320B">
      <w:pPr>
        <w:pStyle w:val="ac"/>
        <w:numPr>
          <w:ilvl w:val="2"/>
          <w:numId w:val="41"/>
        </w:numPr>
        <w:spacing w:after="200" w:line="276" w:lineRule="auto"/>
        <w:rPr>
          <w:rFonts w:cs="David"/>
        </w:rPr>
      </w:pPr>
      <w:r w:rsidRPr="0050214B">
        <w:rPr>
          <w:rFonts w:cs="David" w:hint="cs"/>
          <w:rtl/>
        </w:rPr>
        <w:t>מדידה ברשת התקפה של גבולות ופרטים מקוריים.</w:t>
      </w:r>
    </w:p>
    <w:p w:rsidR="00061946" w:rsidRDefault="00061946" w:rsidP="00C2320B">
      <w:pPr>
        <w:pStyle w:val="ac"/>
        <w:numPr>
          <w:ilvl w:val="2"/>
          <w:numId w:val="41"/>
        </w:numPr>
        <w:spacing w:after="200" w:line="276" w:lineRule="auto"/>
        <w:rPr>
          <w:rFonts w:cs="David" w:hint="cs"/>
        </w:rPr>
      </w:pPr>
      <w:r w:rsidRPr="0050214B">
        <w:rPr>
          <w:rFonts w:cs="David" w:hint="cs"/>
          <w:rtl/>
        </w:rPr>
        <w:t>שיחזור של נקודות גבול בלבד לפי אבטחות מקוריות או מדידות מקוריות, סימון הגבול ומדידתו ברשת התקפה, למעט נקודות בקרה.</w:t>
      </w:r>
    </w:p>
    <w:p w:rsidR="00C2320B" w:rsidRDefault="00C2320B" w:rsidP="00C2320B">
      <w:pPr>
        <w:pStyle w:val="ac"/>
        <w:numPr>
          <w:ilvl w:val="2"/>
          <w:numId w:val="41"/>
        </w:numPr>
        <w:spacing w:after="200" w:line="276" w:lineRule="auto"/>
        <w:rPr>
          <w:rFonts w:cs="David" w:hint="cs"/>
        </w:rPr>
      </w:pPr>
      <w:r w:rsidRPr="00C2320B">
        <w:rPr>
          <w:rFonts w:cs="David"/>
          <w:rtl/>
        </w:rPr>
        <w:t>שיחזור של נקודות גבול בלבד לפי אבטחות מקוריות או מדידות מקוריות, סימון הגבול ומדידתו ברשת התקפה. למעט נקודות בקרה</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שיחזור הגבול ע"י הצמדתו לפרטים קיימים המזוהים בשדה בוודאות כפי שהיו בעת הכנת תכנית הביסוס. </w:t>
      </w:r>
    </w:p>
    <w:p w:rsidR="00061946" w:rsidRPr="0050214B" w:rsidRDefault="00061946" w:rsidP="00C2320B">
      <w:pPr>
        <w:pStyle w:val="ac"/>
        <w:numPr>
          <w:ilvl w:val="2"/>
          <w:numId w:val="41"/>
        </w:numPr>
        <w:spacing w:after="200" w:line="276" w:lineRule="auto"/>
        <w:rPr>
          <w:rFonts w:cs="David"/>
          <w:rtl/>
        </w:rPr>
      </w:pPr>
      <w:r w:rsidRPr="0050214B">
        <w:rPr>
          <w:rFonts w:cs="David" w:hint="cs"/>
          <w:rtl/>
        </w:rPr>
        <w:t>חישוב אנליטי המסתמך על חומר הביסוס, ומדידת פרטים מקוריים או נקודות מקוריות בשדה ברשת התקפה. לאחר מכן ביצוע חישוב ברשת התקפה היכן שאפשרי והתאמת המדידות לנקודות המקוריות שנמצאו (</w:t>
      </w:r>
      <w:r w:rsidRPr="0050214B">
        <w:rPr>
          <w:rFonts w:cs="David" w:hint="cs"/>
        </w:rPr>
        <w:t>Reverse Engineering</w:t>
      </w:r>
      <w:r w:rsidRPr="0050214B">
        <w:rPr>
          <w:rFonts w:cs="David" w:hint="cs"/>
          <w:rtl/>
        </w:rPr>
        <w:t xml:space="preserve">), שאר הנקודות </w:t>
      </w:r>
      <w:proofErr w:type="spellStart"/>
      <w:r w:rsidRPr="0050214B">
        <w:rPr>
          <w:rFonts w:cs="David" w:hint="cs"/>
          <w:rtl/>
        </w:rPr>
        <w:t>יותמרו</w:t>
      </w:r>
      <w:proofErr w:type="spellEnd"/>
      <w:r w:rsidRPr="0050214B">
        <w:rPr>
          <w:rFonts w:cs="David" w:hint="cs"/>
          <w:rtl/>
        </w:rPr>
        <w:t xml:space="preserve"> בהתאם להנחיות. </w:t>
      </w:r>
    </w:p>
    <w:p w:rsidR="00061946" w:rsidRPr="0050214B" w:rsidRDefault="00061946" w:rsidP="00C2320B">
      <w:pPr>
        <w:pStyle w:val="ac"/>
        <w:numPr>
          <w:ilvl w:val="2"/>
          <w:numId w:val="41"/>
        </w:numPr>
        <w:spacing w:after="200" w:line="276" w:lineRule="auto"/>
        <w:rPr>
          <w:rFonts w:cs="David"/>
          <w:rtl/>
        </w:rPr>
      </w:pPr>
      <w:r w:rsidRPr="0050214B">
        <w:rPr>
          <w:rFonts w:cs="David" w:hint="cs"/>
          <w:rtl/>
        </w:rPr>
        <w:t>קליטה גראפית (דיגיטציה), תיאום הדיגיטציה למדידות מקוריות מחומר רקע שנמצא (במידה ויש), חיפוש נקודות אותנטיות בשדה, מדידת הנקודות שנמצאו ברשת התקפה, התאמת הגבולות לנקודות שנמצאו והתמרת שאר הנקודות לרשת התקפה.</w:t>
      </w:r>
    </w:p>
    <w:p w:rsidR="00061946" w:rsidRPr="0050214B" w:rsidRDefault="00061946" w:rsidP="00C2320B">
      <w:pPr>
        <w:pStyle w:val="ac"/>
        <w:numPr>
          <w:ilvl w:val="1"/>
          <w:numId w:val="41"/>
        </w:numPr>
        <w:spacing w:after="200" w:line="276" w:lineRule="auto"/>
        <w:rPr>
          <w:rFonts w:cs="David"/>
        </w:rPr>
      </w:pPr>
      <w:r w:rsidRPr="0050214B">
        <w:rPr>
          <w:rFonts w:cs="David" w:hint="cs"/>
          <w:rtl/>
        </w:rPr>
        <w:t xml:space="preserve">לכל מקבץ </w:t>
      </w:r>
      <w:r w:rsidRPr="0050214B">
        <w:rPr>
          <w:rFonts w:cs="David" w:hint="cs"/>
          <w:u w:val="single"/>
          <w:rtl/>
        </w:rPr>
        <w:t>בנפרד</w:t>
      </w:r>
      <w:r w:rsidRPr="0050214B">
        <w:rPr>
          <w:rFonts w:cs="David" w:hint="cs"/>
          <w:rtl/>
        </w:rPr>
        <w:t xml:space="preserve"> תעשינה הפעולות הבאות:</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בדיקת ערכי נקודות הבקרה מול ערכם </w:t>
      </w:r>
      <w:proofErr w:type="spellStart"/>
      <w:r w:rsidRPr="0050214B">
        <w:rPr>
          <w:rFonts w:cs="David" w:hint="cs"/>
          <w:rtl/>
        </w:rPr>
        <w:t>בבנג"ל</w:t>
      </w:r>
      <w:proofErr w:type="spellEnd"/>
      <w:r w:rsidRPr="0050214B">
        <w:rPr>
          <w:rFonts w:cs="David" w:hint="cs"/>
          <w:rtl/>
        </w:rPr>
        <w:t xml:space="preserve">. </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חישוב חומר הביסוס </w:t>
      </w:r>
      <w:r w:rsidR="004636A5">
        <w:rPr>
          <w:rFonts w:cs="David" w:hint="cs"/>
          <w:rtl/>
        </w:rPr>
        <w:t xml:space="preserve">ו/או הגדרה אנליטית של נקודות </w:t>
      </w:r>
      <w:r w:rsidRPr="0050214B">
        <w:rPr>
          <w:rFonts w:cs="David" w:hint="cs"/>
          <w:rtl/>
        </w:rPr>
        <w:t>[7]</w:t>
      </w:r>
    </w:p>
    <w:p w:rsidR="00061946" w:rsidRDefault="004636A5" w:rsidP="00C2320B">
      <w:pPr>
        <w:pStyle w:val="ac"/>
        <w:numPr>
          <w:ilvl w:val="2"/>
          <w:numId w:val="41"/>
        </w:numPr>
        <w:spacing w:after="200" w:line="276" w:lineRule="auto"/>
        <w:rPr>
          <w:rFonts w:cs="David"/>
        </w:rPr>
      </w:pPr>
      <w:r w:rsidRPr="004636A5">
        <w:rPr>
          <w:rFonts w:cs="David" w:hint="cs"/>
          <w:rtl/>
        </w:rPr>
        <w:t xml:space="preserve">ביצוע </w:t>
      </w:r>
      <w:r w:rsidR="00061946" w:rsidRPr="004636A5">
        <w:rPr>
          <w:rFonts w:cs="David" w:hint="cs"/>
          <w:rtl/>
        </w:rPr>
        <w:t xml:space="preserve">ביקורות של </w:t>
      </w:r>
      <w:r w:rsidRPr="00922827">
        <w:rPr>
          <w:rFonts w:cs="David" w:hint="cs"/>
          <w:rtl/>
        </w:rPr>
        <w:t>ה</w:t>
      </w:r>
      <w:r w:rsidR="00061946" w:rsidRPr="00922827">
        <w:rPr>
          <w:rFonts w:cs="David" w:hint="cs"/>
          <w:rtl/>
        </w:rPr>
        <w:t>חישוב</w:t>
      </w:r>
      <w:r w:rsidRPr="00922827">
        <w:rPr>
          <w:rFonts w:cs="David" w:hint="cs"/>
          <w:rtl/>
        </w:rPr>
        <w:t xml:space="preserve">ים וההגדרות </w:t>
      </w:r>
      <w:proofErr w:type="spellStart"/>
      <w:r w:rsidRPr="00922827">
        <w:rPr>
          <w:rFonts w:cs="David" w:hint="cs"/>
          <w:rtl/>
        </w:rPr>
        <w:t>האניטיות</w:t>
      </w:r>
      <w:proofErr w:type="spellEnd"/>
      <w:r w:rsidRPr="00922827">
        <w:rPr>
          <w:rFonts w:cs="David" w:hint="cs"/>
          <w:rtl/>
        </w:rPr>
        <w:t xml:space="preserve"> אל מול המידות הרשומות בחומר הביסוס.</w:t>
      </w:r>
      <w:r w:rsidR="00061946" w:rsidRPr="004636A5">
        <w:rPr>
          <w:rFonts w:cs="David"/>
          <w:rtl/>
        </w:rPr>
        <w:t xml:space="preserve"> </w:t>
      </w:r>
      <w:r w:rsidR="00061946" w:rsidRPr="004636A5">
        <w:rPr>
          <w:rFonts w:cs="David" w:hint="cs"/>
          <w:rtl/>
        </w:rPr>
        <w:t xml:space="preserve">חישוב וביצוע התמרה  בהתאם להנחיות הרלוונטיות של מפ"י. </w:t>
      </w:r>
    </w:p>
    <w:p w:rsidR="00662E9A" w:rsidRPr="004636A5" w:rsidRDefault="00662E9A" w:rsidP="00C2320B">
      <w:pPr>
        <w:pStyle w:val="ac"/>
        <w:numPr>
          <w:ilvl w:val="2"/>
          <w:numId w:val="41"/>
        </w:numPr>
        <w:spacing w:after="200" w:line="276" w:lineRule="auto"/>
        <w:rPr>
          <w:rFonts w:cs="David"/>
        </w:rPr>
      </w:pPr>
      <w:r>
        <w:rPr>
          <w:rFonts w:cs="David" w:hint="cs"/>
          <w:rtl/>
        </w:rPr>
        <w:t>קביעת סיווג לכל נקודה על פי הנחיית מנהל .......</w:t>
      </w:r>
    </w:p>
    <w:p w:rsidR="00061946" w:rsidRPr="0050214B" w:rsidRDefault="00061946" w:rsidP="00C2320B">
      <w:pPr>
        <w:pStyle w:val="ac"/>
        <w:numPr>
          <w:ilvl w:val="1"/>
          <w:numId w:val="41"/>
        </w:numPr>
        <w:spacing w:after="200" w:line="276" w:lineRule="auto"/>
        <w:rPr>
          <w:rFonts w:cs="David"/>
        </w:rPr>
      </w:pPr>
      <w:r w:rsidRPr="0050214B">
        <w:rPr>
          <w:rFonts w:cs="David" w:hint="cs"/>
          <w:rtl/>
        </w:rPr>
        <w:t xml:space="preserve">לכל המקבצים </w:t>
      </w:r>
      <w:r w:rsidRPr="0050214B">
        <w:rPr>
          <w:rFonts w:cs="David" w:hint="cs"/>
          <w:u w:val="single"/>
          <w:rtl/>
        </w:rPr>
        <w:t>ביחד</w:t>
      </w:r>
      <w:r w:rsidRPr="0050214B">
        <w:rPr>
          <w:rFonts w:cs="David" w:hint="cs"/>
          <w:rtl/>
        </w:rPr>
        <w:t xml:space="preserve"> אחרי ההתמרה [10] תעשינה הפעולות הבאות:</w:t>
      </w:r>
    </w:p>
    <w:p w:rsidR="00061946" w:rsidRPr="0050214B" w:rsidRDefault="00061946" w:rsidP="00C2320B">
      <w:pPr>
        <w:pStyle w:val="ac"/>
        <w:numPr>
          <w:ilvl w:val="2"/>
          <w:numId w:val="41"/>
        </w:numPr>
        <w:spacing w:after="200" w:line="276" w:lineRule="auto"/>
        <w:rPr>
          <w:rFonts w:cs="David"/>
        </w:rPr>
      </w:pPr>
      <w:r w:rsidRPr="0050214B">
        <w:rPr>
          <w:rFonts w:cs="David" w:hint="cs"/>
          <w:rtl/>
        </w:rPr>
        <w:t>אינטראקציה בין נקודות ממקבצים שונים. כאן יבוצעו פעולות בין נקודות שבאו ממקבצים שונים</w:t>
      </w:r>
      <w:r w:rsidR="007B517A">
        <w:rPr>
          <w:rFonts w:cs="David" w:hint="cs"/>
          <w:rtl/>
        </w:rPr>
        <w:t>.</w:t>
      </w:r>
      <w:r w:rsidRPr="0050214B">
        <w:rPr>
          <w:rFonts w:cs="David" w:hint="cs"/>
          <w:rtl/>
        </w:rPr>
        <w:t xml:space="preserve"> </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קביעת עדיפויות בשימוש של נקודות המגדירות אותה נקודת גבול אך באו ממקבצים שונים. סדרי עדיפות מצוינים בנספח א' על המודד המבצע לכתוב ולתעד את מסכת השיקולים </w:t>
      </w:r>
      <w:r w:rsidR="007B517A">
        <w:rPr>
          <w:rFonts w:cs="David" w:hint="cs"/>
          <w:rtl/>
        </w:rPr>
        <w:t xml:space="preserve">שהנחו אותו בישום כללי העדיפות. </w:t>
      </w:r>
      <w:r w:rsidRPr="0050214B">
        <w:rPr>
          <w:rFonts w:cs="David" w:hint="cs"/>
          <w:rtl/>
        </w:rPr>
        <w:t>.</w:t>
      </w:r>
    </w:p>
    <w:p w:rsidR="00061946" w:rsidRPr="0050214B" w:rsidRDefault="00061946" w:rsidP="00C2320B">
      <w:pPr>
        <w:pStyle w:val="ac"/>
        <w:numPr>
          <w:ilvl w:val="2"/>
          <w:numId w:val="41"/>
        </w:numPr>
        <w:spacing w:after="200" w:line="276" w:lineRule="auto"/>
        <w:rPr>
          <w:rFonts w:cs="David"/>
        </w:rPr>
      </w:pPr>
      <w:r w:rsidRPr="0050214B">
        <w:rPr>
          <w:rFonts w:cs="David" w:hint="cs"/>
          <w:rtl/>
        </w:rPr>
        <w:t>בדיקת והתאמת תוצאות השחזור (מיקום נקודות, גדלי חזיתות וכד') בין מקבצים שכנים.</w:t>
      </w:r>
    </w:p>
    <w:p w:rsidR="00061946" w:rsidRPr="0050214B" w:rsidRDefault="00061946" w:rsidP="00C2320B">
      <w:pPr>
        <w:pStyle w:val="ac"/>
        <w:numPr>
          <w:ilvl w:val="2"/>
          <w:numId w:val="41"/>
        </w:numPr>
        <w:spacing w:after="200" w:line="276" w:lineRule="auto"/>
        <w:rPr>
          <w:rFonts w:cs="David"/>
        </w:rPr>
      </w:pPr>
      <w:r w:rsidRPr="0050214B">
        <w:rPr>
          <w:rFonts w:cs="David" w:hint="cs"/>
          <w:rtl/>
        </w:rPr>
        <w:t>התאמת שוליים בין מקבצים בתוך שטח הפרויקט לבין מקבצים גובלים</w:t>
      </w:r>
    </w:p>
    <w:p w:rsidR="00061946" w:rsidRPr="0050214B" w:rsidRDefault="00061946" w:rsidP="00C2320B">
      <w:pPr>
        <w:pStyle w:val="ac"/>
        <w:numPr>
          <w:ilvl w:val="2"/>
          <w:numId w:val="41"/>
        </w:numPr>
        <w:spacing w:after="200" w:line="276" w:lineRule="auto"/>
        <w:rPr>
          <w:rFonts w:cs="David"/>
        </w:rPr>
      </w:pPr>
      <w:r w:rsidRPr="0050214B">
        <w:rPr>
          <w:rFonts w:cs="David" w:hint="cs"/>
          <w:rtl/>
        </w:rPr>
        <w:t>לצורך ביקורת - השוואת מרחקים שנמדדו בעבר בין נקודות אשר נמצאות בתוך שטח הפרויקט לבין נקודות במקבצים גובלים ו/או בין נקודות ממקבצים שכנים. אי ההתאמה צריכה להיות בסדר גודל של אי הדיוק של חומר הביסוס. יש להשוות גם רוחב מוצהר של דרך כאשר צד אחד שלו גובל בשטח הפרויקט.</w:t>
      </w:r>
    </w:p>
    <w:p w:rsidR="00061946" w:rsidRDefault="00061946" w:rsidP="00C2320B">
      <w:pPr>
        <w:pStyle w:val="ac"/>
        <w:numPr>
          <w:ilvl w:val="2"/>
          <w:numId w:val="41"/>
        </w:numPr>
        <w:spacing w:after="200" w:line="276" w:lineRule="auto"/>
        <w:rPr>
          <w:rFonts w:cs="David"/>
        </w:rPr>
      </w:pPr>
      <w:r w:rsidRPr="0050214B">
        <w:rPr>
          <w:rFonts w:cs="David" w:hint="cs"/>
          <w:rtl/>
        </w:rPr>
        <w:t>הזזות ותיקונים של נקודות כדי להגיע להתאמה של חזיתות, שטחים וצורות של חלקות [11]. יש לבצע גם התאמה ויזואלית וגרפית של החלקות ששוחזרו מול מפת הגוש/</w:t>
      </w:r>
      <w:proofErr w:type="spellStart"/>
      <w:r w:rsidRPr="0050214B">
        <w:rPr>
          <w:rFonts w:cs="David" w:hint="cs"/>
          <w:rtl/>
        </w:rPr>
        <w:t>תצ"ר</w:t>
      </w:r>
      <w:proofErr w:type="spellEnd"/>
      <w:r w:rsidRPr="0050214B">
        <w:rPr>
          <w:rFonts w:cs="David" w:hint="cs"/>
          <w:rtl/>
        </w:rPr>
        <w:t xml:space="preserve">. </w:t>
      </w:r>
    </w:p>
    <w:p w:rsidR="00662E9A" w:rsidRPr="0050214B" w:rsidRDefault="00662E9A" w:rsidP="00C2320B">
      <w:pPr>
        <w:pStyle w:val="ac"/>
        <w:numPr>
          <w:ilvl w:val="2"/>
          <w:numId w:val="41"/>
        </w:numPr>
        <w:spacing w:after="200" w:line="276" w:lineRule="auto"/>
        <w:rPr>
          <w:rFonts w:cs="David"/>
        </w:rPr>
      </w:pPr>
      <w:r>
        <w:rPr>
          <w:rFonts w:cs="David" w:hint="cs"/>
          <w:rtl/>
        </w:rPr>
        <w:t>קביעת סיווג ל</w:t>
      </w:r>
      <w:r w:rsidR="00CA2C79">
        <w:rPr>
          <w:rFonts w:cs="David" w:hint="cs"/>
          <w:rtl/>
        </w:rPr>
        <w:t>כל נקודה אשר שינתה מקומה וזאת על פי הנחית מנהל .....</w:t>
      </w:r>
    </w:p>
    <w:p w:rsidR="00061946" w:rsidRDefault="00061946" w:rsidP="00C2320B">
      <w:pPr>
        <w:pStyle w:val="ac"/>
        <w:numPr>
          <w:ilvl w:val="2"/>
          <w:numId w:val="41"/>
        </w:numPr>
        <w:spacing w:after="200" w:line="276" w:lineRule="auto"/>
        <w:rPr>
          <w:rFonts w:cs="David"/>
        </w:rPr>
      </w:pPr>
      <w:r w:rsidRPr="0050214B">
        <w:rPr>
          <w:rFonts w:cs="David" w:hint="cs"/>
          <w:rtl/>
        </w:rPr>
        <w:t>שימוש בקואורדינאטות הסופיות כדי להגדיר חלקות וקווים. על המודד להקים כל חלקה רלוונטית בתוך שטח הפרויקט וכן להקים קווים שונים שמצוינים בתכניות הביסוס כגון אלכסונים, המשכי מבנים, חזיתות מבנים וכד'.</w:t>
      </w:r>
    </w:p>
    <w:p w:rsidR="004D02B5" w:rsidRPr="0050214B" w:rsidRDefault="004D02B5" w:rsidP="00C2320B">
      <w:pPr>
        <w:pStyle w:val="ac"/>
        <w:numPr>
          <w:ilvl w:val="2"/>
          <w:numId w:val="41"/>
        </w:numPr>
        <w:spacing w:after="200" w:line="276" w:lineRule="auto"/>
        <w:rPr>
          <w:rFonts w:cs="David"/>
        </w:rPr>
      </w:pPr>
      <w:r>
        <w:rPr>
          <w:rFonts w:cs="David" w:hint="cs"/>
          <w:rtl/>
        </w:rPr>
        <w:t xml:space="preserve">אם המודד שחזר נקודות מפנה </w:t>
      </w:r>
      <w:r w:rsidR="00380467">
        <w:rPr>
          <w:rFonts w:cs="David" w:hint="cs"/>
          <w:rtl/>
        </w:rPr>
        <w:t>מסוימות</w:t>
      </w:r>
      <w:r>
        <w:rPr>
          <w:rFonts w:cs="David" w:hint="cs"/>
          <w:rtl/>
        </w:rPr>
        <w:t xml:space="preserve"> המהוות יותר ממחצית נקודות מפנה של חלקה גובלת מסוימת יש לשחזר בשלמות אותה החלקה הגובלת.</w:t>
      </w:r>
    </w:p>
    <w:p w:rsidR="00061946" w:rsidRPr="0050214B" w:rsidRDefault="00061946" w:rsidP="00C2320B">
      <w:pPr>
        <w:pStyle w:val="ac"/>
        <w:numPr>
          <w:ilvl w:val="1"/>
          <w:numId w:val="41"/>
        </w:numPr>
        <w:spacing w:after="200" w:line="276" w:lineRule="auto"/>
        <w:rPr>
          <w:rFonts w:cs="David"/>
        </w:rPr>
      </w:pPr>
      <w:r w:rsidRPr="0050214B">
        <w:rPr>
          <w:rFonts w:cs="David" w:hint="cs"/>
          <w:rtl/>
        </w:rPr>
        <w:t xml:space="preserve">חומר בתהליך </w:t>
      </w:r>
      <w:r w:rsidRPr="0050214B">
        <w:rPr>
          <w:rFonts w:cs="David"/>
          <w:rtl/>
        </w:rPr>
        <w:t>–</w:t>
      </w:r>
      <w:r w:rsidRPr="0050214B">
        <w:rPr>
          <w:rFonts w:cs="David" w:hint="cs"/>
          <w:rtl/>
        </w:rPr>
        <w:t xml:space="preserve"> יש לעקוב בצורה מתמדת על חומר אשר נמצא בתהליך הכנה (הסדר/</w:t>
      </w:r>
      <w:proofErr w:type="spellStart"/>
      <w:r w:rsidRPr="0050214B">
        <w:rPr>
          <w:rFonts w:cs="David" w:hint="cs"/>
          <w:rtl/>
        </w:rPr>
        <w:t>תצ"ר</w:t>
      </w:r>
      <w:proofErr w:type="spellEnd"/>
      <w:r w:rsidRPr="0050214B">
        <w:rPr>
          <w:rFonts w:cs="David" w:hint="cs"/>
          <w:rtl/>
        </w:rPr>
        <w:t>/תת"ג/</w:t>
      </w:r>
      <w:proofErr w:type="spellStart"/>
      <w:r w:rsidRPr="0050214B">
        <w:rPr>
          <w:rFonts w:cs="David" w:hint="cs"/>
          <w:rtl/>
        </w:rPr>
        <w:t>קמ"ק</w:t>
      </w:r>
      <w:proofErr w:type="spellEnd"/>
      <w:r w:rsidRPr="0050214B">
        <w:rPr>
          <w:rFonts w:cs="David" w:hint="cs"/>
          <w:rtl/>
        </w:rPr>
        <w:t>) ולהשתמש בו אם החומר קיבל אישור לשימוש. אם אכן החומר קיבל אישור לשימוש יש להשתמש בו כמקבץ נפרד תוך שילובו בשאר החומר.</w:t>
      </w:r>
    </w:p>
    <w:p w:rsidR="00061946" w:rsidRPr="0050214B" w:rsidRDefault="00061946" w:rsidP="00C2320B">
      <w:pPr>
        <w:pStyle w:val="ac"/>
        <w:numPr>
          <w:ilvl w:val="1"/>
          <w:numId w:val="41"/>
        </w:numPr>
        <w:spacing w:after="200" w:line="276" w:lineRule="auto"/>
        <w:rPr>
          <w:rFonts w:cs="David"/>
        </w:rPr>
      </w:pPr>
      <w:r w:rsidRPr="0050214B">
        <w:rPr>
          <w:rFonts w:cs="David" w:hint="cs"/>
          <w:rtl/>
        </w:rPr>
        <w:t>הערות</w:t>
      </w:r>
    </w:p>
    <w:p w:rsidR="00662E9A" w:rsidRDefault="00662E9A" w:rsidP="00C2320B">
      <w:pPr>
        <w:pStyle w:val="ac"/>
        <w:numPr>
          <w:ilvl w:val="2"/>
          <w:numId w:val="41"/>
        </w:numPr>
        <w:spacing w:after="200" w:line="276" w:lineRule="auto"/>
        <w:rPr>
          <w:rFonts w:cs="David"/>
        </w:rPr>
      </w:pPr>
      <w:r>
        <w:rPr>
          <w:rFonts w:cs="David" w:hint="cs"/>
          <w:rtl/>
        </w:rPr>
        <w:t>יש לתת לכל נקודת מפנה את סיווגה לפי הנחית המנהל ............</w:t>
      </w:r>
    </w:p>
    <w:p w:rsidR="00061946" w:rsidRPr="0050214B" w:rsidRDefault="00061946" w:rsidP="00C2320B">
      <w:pPr>
        <w:pStyle w:val="ac"/>
        <w:numPr>
          <w:ilvl w:val="2"/>
          <w:numId w:val="41"/>
        </w:numPr>
        <w:spacing w:after="200" w:line="276" w:lineRule="auto"/>
        <w:rPr>
          <w:rFonts w:cs="David"/>
        </w:rPr>
      </w:pPr>
      <w:r w:rsidRPr="0050214B">
        <w:rPr>
          <w:rFonts w:cs="David" w:hint="cs"/>
          <w:rtl/>
        </w:rPr>
        <w:t>מומלץ לתת לכל נקודות הגבול של מקבץ מסוים סיומת של אות כך שיהיה קל לדעת מה המקור של אותן נקודות.</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מומלץ לתת סיומת של אות (למשל </w:t>
      </w:r>
      <w:r w:rsidRPr="0050214B">
        <w:rPr>
          <w:rFonts w:cs="David"/>
        </w:rPr>
        <w:t>S</w:t>
      </w:r>
      <w:r w:rsidRPr="0050214B">
        <w:rPr>
          <w:rFonts w:cs="David" w:hint="cs"/>
          <w:rtl/>
        </w:rPr>
        <w:t xml:space="preserve">) לנקודות שמקורן ממדידה </w:t>
      </w:r>
      <w:r w:rsidR="00E1274A">
        <w:rPr>
          <w:rFonts w:cs="David" w:hint="cs"/>
          <w:rtl/>
        </w:rPr>
        <w:t xml:space="preserve">קרקעית </w:t>
      </w:r>
      <w:r w:rsidR="00662E9A">
        <w:rPr>
          <w:rFonts w:cs="David" w:hint="cs"/>
          <w:rtl/>
        </w:rPr>
        <w:t>(סיווג "2")</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מומלץ לתת סיומת של אות (למשל </w:t>
      </w:r>
      <w:r w:rsidRPr="0050214B">
        <w:rPr>
          <w:rFonts w:cs="David"/>
        </w:rPr>
        <w:t>D</w:t>
      </w:r>
      <w:r w:rsidRPr="0050214B">
        <w:rPr>
          <w:rFonts w:cs="David" w:hint="cs"/>
          <w:rtl/>
        </w:rPr>
        <w:t>) לנקודות שמקורן מדיגיטציה</w:t>
      </w:r>
      <w:r w:rsidR="00662E9A">
        <w:rPr>
          <w:rFonts w:cs="David" w:hint="cs"/>
          <w:rtl/>
        </w:rPr>
        <w:t xml:space="preserve"> (סיווג "5" או "8")</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מומלץ לתת סיומת של אות (למשל </w:t>
      </w:r>
      <w:r w:rsidRPr="0050214B">
        <w:rPr>
          <w:rFonts w:cs="David"/>
        </w:rPr>
        <w:t>A</w:t>
      </w:r>
      <w:r w:rsidRPr="0050214B">
        <w:rPr>
          <w:rFonts w:cs="David" w:hint="cs"/>
          <w:rtl/>
        </w:rPr>
        <w:t xml:space="preserve">) לשם נקודה שהזזנו ממקומה המקורי בעקבות התאמת חזיתות (למשל, אם הזזנו את נקודה </w:t>
      </w:r>
      <w:r w:rsidRPr="0050214B">
        <w:rPr>
          <w:rFonts w:cs="David"/>
        </w:rPr>
        <w:t>7R</w:t>
      </w:r>
      <w:r w:rsidRPr="0050214B">
        <w:rPr>
          <w:rFonts w:cs="David" w:hint="cs"/>
          <w:rtl/>
        </w:rPr>
        <w:t xml:space="preserve"> אזי הנקודה החדשה תקרא </w:t>
      </w:r>
      <w:r w:rsidRPr="0050214B">
        <w:rPr>
          <w:rFonts w:cs="David"/>
        </w:rPr>
        <w:t>7RA</w:t>
      </w:r>
      <w:r w:rsidRPr="0050214B">
        <w:rPr>
          <w:rFonts w:cs="David" w:hint="cs"/>
          <w:rtl/>
        </w:rPr>
        <w:t>).</w:t>
      </w:r>
    </w:p>
    <w:p w:rsidR="00061946" w:rsidRPr="0050214B" w:rsidRDefault="00061946" w:rsidP="00C2320B">
      <w:pPr>
        <w:pStyle w:val="ac"/>
        <w:numPr>
          <w:ilvl w:val="2"/>
          <w:numId w:val="41"/>
        </w:numPr>
        <w:spacing w:after="200" w:line="276" w:lineRule="auto"/>
        <w:rPr>
          <w:rFonts w:cs="David"/>
        </w:rPr>
      </w:pPr>
      <w:r w:rsidRPr="0050214B">
        <w:rPr>
          <w:rFonts w:cs="David" w:hint="cs"/>
          <w:rtl/>
        </w:rPr>
        <w:t xml:space="preserve">מומלץ לתת סיומת של אותיות עבור פרטים שחושבו על סמך חומר הביסוס (למשל </w:t>
      </w:r>
      <w:r w:rsidRPr="0050214B">
        <w:rPr>
          <w:rFonts w:cs="David"/>
        </w:rPr>
        <w:t>BL</w:t>
      </w:r>
      <w:r w:rsidRPr="0050214B">
        <w:rPr>
          <w:rFonts w:cs="David" w:hint="cs"/>
          <w:rtl/>
        </w:rPr>
        <w:t xml:space="preserve"> עבור פינות מבנים)</w:t>
      </w:r>
    </w:p>
    <w:p w:rsidR="00061946" w:rsidRPr="0050214B" w:rsidRDefault="00061946" w:rsidP="00963DC6">
      <w:pPr>
        <w:pStyle w:val="ac"/>
        <w:numPr>
          <w:ilvl w:val="0"/>
          <w:numId w:val="1"/>
        </w:numPr>
        <w:spacing w:after="200" w:line="276" w:lineRule="auto"/>
        <w:rPr>
          <w:rFonts w:cs="David"/>
          <w:u w:val="single"/>
        </w:rPr>
      </w:pPr>
      <w:r w:rsidRPr="0050214B">
        <w:rPr>
          <w:rFonts w:cs="David" w:hint="cs"/>
          <w:u w:val="single"/>
          <w:rtl/>
        </w:rPr>
        <w:t xml:space="preserve">תיעוד  </w:t>
      </w:r>
    </w:p>
    <w:p w:rsidR="00061946" w:rsidRPr="0050214B" w:rsidRDefault="00061946" w:rsidP="00061946">
      <w:pPr>
        <w:pStyle w:val="ac"/>
        <w:rPr>
          <w:rFonts w:cs="David"/>
        </w:rPr>
      </w:pPr>
      <w:r w:rsidRPr="0050214B">
        <w:rPr>
          <w:rFonts w:cs="David" w:hint="cs"/>
          <w:rtl/>
        </w:rPr>
        <w:t>יש לבצע תיעוד מסודר לכל אורך חיי הפרויקט. התיעוד יוכנס למסמך שנקרא "פרשה טכנית" ויכלול את הרכיבים הבאים (מצ"ב דוגמא בנספח ב')</w:t>
      </w:r>
    </w:p>
    <w:p w:rsidR="00061946" w:rsidRPr="0050214B" w:rsidRDefault="00061946" w:rsidP="00683229">
      <w:pPr>
        <w:pStyle w:val="ac"/>
        <w:numPr>
          <w:ilvl w:val="0"/>
          <w:numId w:val="43"/>
        </w:numPr>
        <w:spacing w:after="200" w:line="276" w:lineRule="auto"/>
        <w:rPr>
          <w:rFonts w:cs="David"/>
        </w:rPr>
      </w:pPr>
      <w:r w:rsidRPr="0050214B">
        <w:rPr>
          <w:rFonts w:cs="David" w:hint="cs"/>
          <w:rtl/>
        </w:rPr>
        <w:t>פירוט חומר הביסוס כולל שיוך חומר מסוים למקבץ מסוים.</w:t>
      </w:r>
    </w:p>
    <w:p w:rsidR="00061946" w:rsidRPr="0050214B" w:rsidRDefault="00061946" w:rsidP="00683229">
      <w:pPr>
        <w:pStyle w:val="ac"/>
        <w:numPr>
          <w:ilvl w:val="0"/>
          <w:numId w:val="43"/>
        </w:numPr>
        <w:spacing w:after="200" w:line="276" w:lineRule="auto"/>
        <w:rPr>
          <w:rFonts w:cs="David"/>
        </w:rPr>
      </w:pPr>
      <w:r w:rsidRPr="0050214B">
        <w:rPr>
          <w:rFonts w:cs="David" w:hint="cs"/>
          <w:rtl/>
        </w:rPr>
        <w:t>המקורות שהשתמשנו בהם לשחזור תוך פירוט כל חלקה ואם יש צורך לפרט כל צד של החלקה על סמך מה היא שוחזרה.</w:t>
      </w:r>
    </w:p>
    <w:p w:rsidR="00061946" w:rsidRPr="0050214B" w:rsidRDefault="00061946" w:rsidP="00683229">
      <w:pPr>
        <w:pStyle w:val="ac"/>
        <w:numPr>
          <w:ilvl w:val="0"/>
          <w:numId w:val="43"/>
        </w:numPr>
        <w:spacing w:after="200" w:line="276" w:lineRule="auto"/>
        <w:rPr>
          <w:rFonts w:cs="David"/>
        </w:rPr>
      </w:pPr>
      <w:r w:rsidRPr="0050214B">
        <w:rPr>
          <w:rFonts w:cs="David" w:hint="cs"/>
          <w:rtl/>
        </w:rPr>
        <w:t xml:space="preserve">התמרות בשימוש </w:t>
      </w:r>
      <w:r w:rsidRPr="0050214B">
        <w:rPr>
          <w:rFonts w:cs="David"/>
          <w:rtl/>
        </w:rPr>
        <w:t>–</w:t>
      </w:r>
      <w:r w:rsidRPr="0050214B">
        <w:rPr>
          <w:rFonts w:cs="David" w:hint="cs"/>
          <w:rtl/>
        </w:rPr>
        <w:t xml:space="preserve"> מספור וזיהוי נקודות שנמדדו </w:t>
      </w:r>
      <w:r w:rsidR="00E1274A">
        <w:rPr>
          <w:rFonts w:cs="David" w:hint="cs"/>
          <w:rtl/>
        </w:rPr>
        <w:t>קרקעית</w:t>
      </w:r>
      <w:r w:rsidR="00E1274A" w:rsidRPr="0050214B">
        <w:rPr>
          <w:rFonts w:cs="David" w:hint="cs"/>
          <w:rtl/>
        </w:rPr>
        <w:t xml:space="preserve"> </w:t>
      </w:r>
      <w:r w:rsidRPr="0050214B">
        <w:rPr>
          <w:rFonts w:cs="David" w:hint="cs"/>
          <w:rtl/>
        </w:rPr>
        <w:t>מול נקודות מחומר הביסוס.</w:t>
      </w:r>
    </w:p>
    <w:p w:rsidR="00061946" w:rsidRPr="0050214B" w:rsidRDefault="00061946" w:rsidP="00683229">
      <w:pPr>
        <w:pStyle w:val="ac"/>
        <w:numPr>
          <w:ilvl w:val="0"/>
          <w:numId w:val="43"/>
        </w:numPr>
        <w:spacing w:after="200" w:line="276" w:lineRule="auto"/>
        <w:rPr>
          <w:rFonts w:cs="David"/>
        </w:rPr>
      </w:pPr>
      <w:r w:rsidRPr="0050214B">
        <w:rPr>
          <w:rFonts w:cs="David" w:hint="cs"/>
          <w:rtl/>
        </w:rPr>
        <w:t>שיקולים מיוחדים לביצוע פעולות מסוימות בתהליך או מדוע אומץ חומר ביסוס מסוים על גבי חומר ביסוס אחר.</w:t>
      </w:r>
    </w:p>
    <w:p w:rsidR="00061946" w:rsidRPr="0050214B" w:rsidRDefault="00061946" w:rsidP="00683229">
      <w:pPr>
        <w:pStyle w:val="ac"/>
        <w:numPr>
          <w:ilvl w:val="0"/>
          <w:numId w:val="43"/>
        </w:numPr>
        <w:spacing w:after="200" w:line="276" w:lineRule="auto"/>
        <w:rPr>
          <w:rFonts w:cs="David"/>
        </w:rPr>
      </w:pPr>
      <w:r w:rsidRPr="0050214B">
        <w:rPr>
          <w:rFonts w:cs="David" w:hint="cs"/>
          <w:rtl/>
        </w:rPr>
        <w:t>ציון בעיות מיוחדות שנשארו בלתי פתירות: סטיות מעל המותר בהגדרת מרחקים, שטחים וכד'.</w:t>
      </w:r>
    </w:p>
    <w:p w:rsidR="00426C30" w:rsidRDefault="00426C30" w:rsidP="00683229">
      <w:pPr>
        <w:pStyle w:val="ac"/>
        <w:numPr>
          <w:ilvl w:val="0"/>
          <w:numId w:val="43"/>
        </w:numPr>
        <w:spacing w:after="200" w:line="276" w:lineRule="auto"/>
        <w:rPr>
          <w:rFonts w:cs="David"/>
        </w:rPr>
      </w:pPr>
      <w:r>
        <w:rPr>
          <w:rFonts w:cs="David" w:hint="cs"/>
          <w:rtl/>
        </w:rPr>
        <w:t>ציון הסיווג לכל נקודה</w:t>
      </w:r>
    </w:p>
    <w:p w:rsidR="00061946" w:rsidRPr="0050214B" w:rsidRDefault="00061946" w:rsidP="00683229">
      <w:pPr>
        <w:pStyle w:val="ac"/>
        <w:numPr>
          <w:ilvl w:val="0"/>
          <w:numId w:val="43"/>
        </w:numPr>
        <w:spacing w:after="200" w:line="276" w:lineRule="auto"/>
        <w:rPr>
          <w:rFonts w:cs="David"/>
        </w:rPr>
      </w:pPr>
      <w:r w:rsidRPr="0050214B">
        <w:rPr>
          <w:rFonts w:cs="David" w:hint="cs"/>
          <w:rtl/>
        </w:rPr>
        <w:t>ציון סיומת האות שנבחרה למקבץ מסוים</w:t>
      </w:r>
    </w:p>
    <w:p w:rsidR="00061946" w:rsidRPr="0050214B" w:rsidRDefault="00061946" w:rsidP="00683229">
      <w:pPr>
        <w:pStyle w:val="ac"/>
        <w:numPr>
          <w:ilvl w:val="0"/>
          <w:numId w:val="43"/>
        </w:numPr>
        <w:spacing w:after="200" w:line="276" w:lineRule="auto"/>
        <w:rPr>
          <w:rFonts w:cs="David"/>
        </w:rPr>
      </w:pPr>
      <w:r w:rsidRPr="0050214B">
        <w:rPr>
          <w:rFonts w:cs="David" w:hint="cs"/>
          <w:rtl/>
        </w:rPr>
        <w:t>ציון טווחי מספרי נקודות לרכיב מסוים בתוך מקבץ מסוים</w:t>
      </w:r>
    </w:p>
    <w:p w:rsidR="00061946" w:rsidRPr="0050214B" w:rsidRDefault="00061946" w:rsidP="00683229">
      <w:pPr>
        <w:pStyle w:val="ac"/>
        <w:numPr>
          <w:ilvl w:val="0"/>
          <w:numId w:val="43"/>
        </w:numPr>
        <w:spacing w:after="200" w:line="276" w:lineRule="auto"/>
        <w:rPr>
          <w:rFonts w:cs="David"/>
        </w:rPr>
      </w:pPr>
      <w:r w:rsidRPr="0050214B">
        <w:rPr>
          <w:rFonts w:cs="David" w:hint="cs"/>
          <w:rtl/>
        </w:rPr>
        <w:t>ציון רשת המקור של המקבץ.</w:t>
      </w:r>
    </w:p>
    <w:p w:rsidR="00061946" w:rsidRPr="0050214B" w:rsidRDefault="00426C30" w:rsidP="00683229">
      <w:pPr>
        <w:pStyle w:val="ac"/>
        <w:numPr>
          <w:ilvl w:val="0"/>
          <w:numId w:val="43"/>
        </w:numPr>
        <w:spacing w:after="200" w:line="276" w:lineRule="auto"/>
        <w:rPr>
          <w:rFonts w:cs="David"/>
        </w:rPr>
      </w:pPr>
      <w:r>
        <w:rPr>
          <w:rFonts w:cs="David" w:hint="cs"/>
          <w:rtl/>
        </w:rPr>
        <w:t>יש</w:t>
      </w:r>
      <w:r w:rsidRPr="0050214B">
        <w:rPr>
          <w:rFonts w:cs="David" w:hint="cs"/>
          <w:rtl/>
        </w:rPr>
        <w:t xml:space="preserve"> </w:t>
      </w:r>
      <w:r w:rsidR="00061946" w:rsidRPr="0050214B">
        <w:rPr>
          <w:rFonts w:cs="David" w:hint="cs"/>
          <w:rtl/>
        </w:rPr>
        <w:t xml:space="preserve">להכניס תיעוד כתוב גם בתדפיס החישוב של הנקודות. התיעוד </w:t>
      </w:r>
      <w:r>
        <w:rPr>
          <w:rFonts w:cs="David" w:hint="cs"/>
          <w:rtl/>
        </w:rPr>
        <w:t>י</w:t>
      </w:r>
      <w:r w:rsidR="00061946" w:rsidRPr="0050214B">
        <w:rPr>
          <w:rFonts w:cs="David" w:hint="cs"/>
          <w:rtl/>
        </w:rPr>
        <w:t xml:space="preserve">כלול </w:t>
      </w:r>
      <w:r>
        <w:rPr>
          <w:rFonts w:cs="David" w:hint="cs"/>
          <w:rtl/>
        </w:rPr>
        <w:t>מספרי</w:t>
      </w:r>
      <w:r w:rsidRPr="0050214B">
        <w:rPr>
          <w:rFonts w:cs="David" w:hint="cs"/>
          <w:rtl/>
        </w:rPr>
        <w:t xml:space="preserve"> </w:t>
      </w:r>
      <w:r w:rsidR="00061946" w:rsidRPr="0050214B">
        <w:rPr>
          <w:rFonts w:cs="David" w:hint="cs"/>
          <w:rtl/>
        </w:rPr>
        <w:t xml:space="preserve">גושים, </w:t>
      </w:r>
      <w:proofErr w:type="spellStart"/>
      <w:r w:rsidR="00061946" w:rsidRPr="0050214B">
        <w:rPr>
          <w:rFonts w:cs="David" w:hint="cs"/>
          <w:rtl/>
        </w:rPr>
        <w:t>תצ"רים</w:t>
      </w:r>
      <w:proofErr w:type="spellEnd"/>
      <w:r w:rsidR="00061946" w:rsidRPr="0050214B">
        <w:rPr>
          <w:rFonts w:cs="David" w:hint="cs"/>
          <w:rtl/>
        </w:rPr>
        <w:t>, פנקסי שדה ומספרי דפים רלוונטיים לפני כל קבוצת חישובים, מספר תיק החישובים וכל מלל רלוונטי אחר.</w:t>
      </w:r>
    </w:p>
    <w:p w:rsidR="00061946" w:rsidRPr="0050214B" w:rsidRDefault="00061946" w:rsidP="00963DC6">
      <w:pPr>
        <w:pStyle w:val="ac"/>
        <w:numPr>
          <w:ilvl w:val="0"/>
          <w:numId w:val="1"/>
        </w:numPr>
        <w:spacing w:after="200" w:line="276" w:lineRule="auto"/>
        <w:rPr>
          <w:rFonts w:cs="David"/>
          <w:u w:val="single"/>
        </w:rPr>
      </w:pPr>
      <w:r w:rsidRPr="0050214B">
        <w:rPr>
          <w:rFonts w:cs="David" w:hint="cs"/>
          <w:u w:val="single"/>
          <w:rtl/>
        </w:rPr>
        <w:t>פלטים</w:t>
      </w:r>
    </w:p>
    <w:p w:rsidR="00061946" w:rsidRPr="0050214B" w:rsidRDefault="00061946" w:rsidP="00061946">
      <w:pPr>
        <w:pStyle w:val="ac"/>
        <w:rPr>
          <w:rFonts w:cs="David"/>
          <w:rtl/>
        </w:rPr>
      </w:pPr>
      <w:r w:rsidRPr="0050214B">
        <w:rPr>
          <w:rFonts w:cs="David" w:hint="cs"/>
          <w:rtl/>
        </w:rPr>
        <w:t xml:space="preserve">הפלטים של התהליך יוכנו לפי פורמטים מאושרים של קבצי מחשב על ידי מפ"י. הפלט צריך להכיל את החומר הבא לפחות: </w:t>
      </w:r>
    </w:p>
    <w:p w:rsidR="00061946" w:rsidRPr="0050214B" w:rsidRDefault="00061946" w:rsidP="00963DC6">
      <w:pPr>
        <w:pStyle w:val="ac"/>
        <w:numPr>
          <w:ilvl w:val="0"/>
          <w:numId w:val="12"/>
        </w:numPr>
        <w:spacing w:after="200" w:line="276" w:lineRule="auto"/>
        <w:rPr>
          <w:rFonts w:cs="David"/>
        </w:rPr>
      </w:pPr>
      <w:r w:rsidRPr="0050214B">
        <w:rPr>
          <w:rFonts w:cs="David" w:hint="cs"/>
          <w:rtl/>
        </w:rPr>
        <w:t xml:space="preserve">שרטוטים המכילים את נקודות המפנה והגבולות ששוחזרו, חזיתות ואורכן כולל אי סגירות מעל המותר, קווי עזר ואורכן כולל אי סגירות מעל המותר, המשכים מפרטים מקוריים שנמדדו, </w:t>
      </w:r>
      <w:proofErr w:type="spellStart"/>
      <w:r w:rsidRPr="0050214B">
        <w:rPr>
          <w:rFonts w:cs="David" w:hint="cs"/>
          <w:rtl/>
        </w:rPr>
        <w:t>פיקטים</w:t>
      </w:r>
      <w:proofErr w:type="spellEnd"/>
      <w:r w:rsidRPr="0050214B">
        <w:rPr>
          <w:rFonts w:cs="David" w:hint="cs"/>
          <w:rtl/>
        </w:rPr>
        <w:t>, נקודות ופרטים שאותרו ונמדדו, ציון חומר הביסוס והערות</w:t>
      </w:r>
    </w:p>
    <w:p w:rsidR="00061946" w:rsidRPr="0050214B" w:rsidRDefault="00061946" w:rsidP="00963DC6">
      <w:pPr>
        <w:pStyle w:val="ac"/>
        <w:numPr>
          <w:ilvl w:val="0"/>
          <w:numId w:val="12"/>
        </w:numPr>
        <w:spacing w:after="200" w:line="276" w:lineRule="auto"/>
        <w:rPr>
          <w:rFonts w:cs="David"/>
          <w:rtl/>
        </w:rPr>
      </w:pPr>
      <w:r w:rsidRPr="0050214B">
        <w:rPr>
          <w:rFonts w:cs="David" w:hint="cs"/>
          <w:rtl/>
        </w:rPr>
        <w:t xml:space="preserve">תהליך החישוב </w:t>
      </w:r>
      <w:r w:rsidRPr="0050214B">
        <w:rPr>
          <w:rFonts w:cs="David"/>
          <w:rtl/>
        </w:rPr>
        <w:t>–</w:t>
      </w:r>
      <w:r w:rsidRPr="0050214B">
        <w:rPr>
          <w:rFonts w:cs="David" w:hint="cs"/>
          <w:rtl/>
        </w:rPr>
        <w:t xml:space="preserve"> קווי מדידה, חיתוכים, התמרות, </w:t>
      </w:r>
      <w:proofErr w:type="spellStart"/>
      <w:r w:rsidRPr="0050214B">
        <w:rPr>
          <w:rFonts w:cs="David" w:hint="cs"/>
          <w:rtl/>
        </w:rPr>
        <w:t>היסטים</w:t>
      </w:r>
      <w:proofErr w:type="spellEnd"/>
      <w:r w:rsidRPr="0050214B">
        <w:rPr>
          <w:rFonts w:cs="David" w:hint="cs"/>
          <w:rtl/>
        </w:rPr>
        <w:t xml:space="preserve"> ועוד</w:t>
      </w:r>
    </w:p>
    <w:p w:rsidR="00061946" w:rsidRPr="0050214B" w:rsidRDefault="00061946" w:rsidP="00963DC6">
      <w:pPr>
        <w:pStyle w:val="ac"/>
        <w:numPr>
          <w:ilvl w:val="0"/>
          <w:numId w:val="12"/>
        </w:numPr>
        <w:spacing w:after="200" w:line="276" w:lineRule="auto"/>
        <w:rPr>
          <w:rFonts w:cs="David"/>
          <w:rtl/>
        </w:rPr>
      </w:pPr>
      <w:r w:rsidRPr="0050214B">
        <w:rPr>
          <w:rFonts w:cs="David" w:hint="cs"/>
          <w:rtl/>
        </w:rPr>
        <w:t>קבצים בשימוש ושנוצרו בתהליך השחזור</w:t>
      </w:r>
    </w:p>
    <w:p w:rsidR="00061946" w:rsidRPr="0050214B" w:rsidRDefault="00061946" w:rsidP="00963DC6">
      <w:pPr>
        <w:pStyle w:val="ac"/>
        <w:numPr>
          <w:ilvl w:val="0"/>
          <w:numId w:val="12"/>
        </w:numPr>
        <w:spacing w:after="200" w:line="276" w:lineRule="auto"/>
        <w:rPr>
          <w:rFonts w:cs="David"/>
          <w:rtl/>
        </w:rPr>
      </w:pPr>
      <w:r w:rsidRPr="0050214B">
        <w:rPr>
          <w:rFonts w:cs="David" w:hint="cs"/>
          <w:rtl/>
        </w:rPr>
        <w:t>מסמכי תיעודי שונים ובעיקר מסמך פרשה טכנית (נספח ג)</w:t>
      </w:r>
    </w:p>
    <w:p w:rsidR="00061946" w:rsidRPr="0050214B" w:rsidRDefault="00061946" w:rsidP="00963DC6">
      <w:pPr>
        <w:pStyle w:val="ac"/>
        <w:numPr>
          <w:ilvl w:val="0"/>
          <w:numId w:val="12"/>
        </w:numPr>
        <w:spacing w:after="200" w:line="276" w:lineRule="auto"/>
        <w:rPr>
          <w:rFonts w:cs="David"/>
          <w:rtl/>
        </w:rPr>
      </w:pPr>
      <w:r w:rsidRPr="0050214B">
        <w:rPr>
          <w:rFonts w:cs="David" w:hint="cs"/>
          <w:rtl/>
        </w:rPr>
        <w:t>טבלאות שטחים (מחושב מול רשום והפרשים)</w:t>
      </w:r>
    </w:p>
    <w:p w:rsidR="00061946" w:rsidRPr="0050214B" w:rsidRDefault="00061946" w:rsidP="00963DC6">
      <w:pPr>
        <w:pStyle w:val="ac"/>
        <w:numPr>
          <w:ilvl w:val="0"/>
          <w:numId w:val="12"/>
        </w:numPr>
        <w:spacing w:after="200" w:line="276" w:lineRule="auto"/>
        <w:rPr>
          <w:rFonts w:cs="David"/>
          <w:rtl/>
        </w:rPr>
      </w:pPr>
      <w:r w:rsidRPr="0050214B">
        <w:rPr>
          <w:rFonts w:cs="David" w:hint="cs"/>
          <w:rtl/>
        </w:rPr>
        <w:t>העתקים מחומר הביסוס</w:t>
      </w:r>
    </w:p>
    <w:p w:rsidR="00061946" w:rsidRPr="0050214B" w:rsidRDefault="00061946" w:rsidP="00963DC6">
      <w:pPr>
        <w:pStyle w:val="ac"/>
        <w:numPr>
          <w:ilvl w:val="0"/>
          <w:numId w:val="12"/>
        </w:numPr>
        <w:spacing w:after="200" w:line="276" w:lineRule="auto"/>
        <w:rPr>
          <w:rFonts w:cs="David"/>
          <w:rtl/>
        </w:rPr>
      </w:pPr>
      <w:r w:rsidRPr="0050214B">
        <w:rPr>
          <w:rFonts w:cs="David" w:hint="cs"/>
          <w:rtl/>
        </w:rPr>
        <w:t>סקיצות מדידה</w:t>
      </w:r>
    </w:p>
    <w:p w:rsidR="00061946" w:rsidRPr="0050214B" w:rsidRDefault="00061946" w:rsidP="00E1274A">
      <w:pPr>
        <w:pStyle w:val="ac"/>
        <w:numPr>
          <w:ilvl w:val="0"/>
          <w:numId w:val="12"/>
        </w:numPr>
        <w:spacing w:after="200" w:line="276" w:lineRule="auto"/>
        <w:rPr>
          <w:rFonts w:cs="David"/>
        </w:rPr>
      </w:pPr>
      <w:r w:rsidRPr="0050214B">
        <w:rPr>
          <w:rFonts w:cs="David" w:hint="cs"/>
          <w:rtl/>
        </w:rPr>
        <w:t xml:space="preserve">תצלומי נקודות גבול/פרטים מקוריים שנמדדו </w:t>
      </w:r>
      <w:r w:rsidR="00E1274A">
        <w:rPr>
          <w:rFonts w:cs="David" w:hint="cs"/>
          <w:rtl/>
        </w:rPr>
        <w:t>קרקעית</w:t>
      </w:r>
      <w:r w:rsidR="00E1274A" w:rsidRPr="0050214B">
        <w:rPr>
          <w:rFonts w:cs="David" w:hint="cs"/>
          <w:rtl/>
        </w:rPr>
        <w:t xml:space="preserve"> </w:t>
      </w:r>
      <w:r w:rsidR="002E36A2">
        <w:rPr>
          <w:rFonts w:cs="David" w:hint="cs"/>
          <w:rtl/>
        </w:rPr>
        <w:t>.</w:t>
      </w:r>
    </w:p>
    <w:p w:rsidR="00061946" w:rsidRPr="0050214B" w:rsidRDefault="00061946" w:rsidP="00061946">
      <w:pPr>
        <w:bidi w:val="0"/>
        <w:rPr>
          <w:rFonts w:cs="David"/>
        </w:rPr>
      </w:pPr>
      <w:r w:rsidRPr="0050214B">
        <w:rPr>
          <w:rFonts w:cs="David"/>
        </w:rPr>
        <w:br w:type="page"/>
      </w:r>
    </w:p>
    <w:p w:rsidR="00061946" w:rsidRPr="0050214B" w:rsidRDefault="00061946" w:rsidP="00061946">
      <w:pPr>
        <w:pStyle w:val="ac"/>
        <w:rPr>
          <w:rFonts w:cs="David"/>
          <w:b/>
          <w:bCs/>
          <w:u w:val="single"/>
          <w:rtl/>
        </w:rPr>
      </w:pPr>
      <w:r w:rsidRPr="0050214B">
        <w:rPr>
          <w:rFonts w:cs="David" w:hint="cs"/>
          <w:b/>
          <w:bCs/>
          <w:u w:val="single"/>
          <w:rtl/>
        </w:rPr>
        <w:t xml:space="preserve">נספח א' </w:t>
      </w:r>
      <w:r w:rsidRPr="0050214B">
        <w:rPr>
          <w:rFonts w:cs="David"/>
          <w:b/>
          <w:bCs/>
          <w:u w:val="single"/>
          <w:rtl/>
        </w:rPr>
        <w:t>–</w:t>
      </w:r>
      <w:r w:rsidRPr="0050214B">
        <w:rPr>
          <w:rFonts w:cs="David" w:hint="cs"/>
          <w:b/>
          <w:bCs/>
          <w:u w:val="single"/>
          <w:rtl/>
        </w:rPr>
        <w:t xml:space="preserve"> כללים בקביעת סדרי עדיפות בשימוש בחומר ביסוס </w:t>
      </w:r>
    </w:p>
    <w:p w:rsidR="00061946" w:rsidRPr="0050214B" w:rsidRDefault="00061946" w:rsidP="002F086B">
      <w:pPr>
        <w:pStyle w:val="ac"/>
        <w:rPr>
          <w:rFonts w:cs="David"/>
          <w:rtl/>
        </w:rPr>
      </w:pPr>
      <w:r w:rsidRPr="0050214B">
        <w:rPr>
          <w:rFonts w:cs="David" w:hint="cs"/>
          <w:rtl/>
        </w:rPr>
        <w:t xml:space="preserve">כאשר לנקודת מפנה מסוימת של חלקה ישנו יותר ממקור אחד אפשרי להגדרתה יש </w:t>
      </w:r>
      <w:r w:rsidR="006F3C3E">
        <w:rPr>
          <w:rFonts w:cs="David" w:hint="cs"/>
          <w:rtl/>
        </w:rPr>
        <w:t xml:space="preserve">להעדיף נקודה שהסיווג שלה גבוה מהסיווג של שאר הנקודות שהגיעו ממקורות אחרים. אם ישנם כמה מקורות </w:t>
      </w:r>
      <w:r w:rsidR="00384347">
        <w:rPr>
          <w:rFonts w:cs="David" w:hint="cs"/>
          <w:rtl/>
        </w:rPr>
        <w:t>לאותה הנקודה ע</w:t>
      </w:r>
      <w:r w:rsidR="006F3C3E">
        <w:rPr>
          <w:rFonts w:cs="David" w:hint="cs"/>
          <w:rtl/>
        </w:rPr>
        <w:t xml:space="preserve">ם אותו הסיווג או אם לא קיים סיווג בכלל </w:t>
      </w:r>
      <w:r w:rsidR="002F086B">
        <w:rPr>
          <w:rFonts w:cs="David" w:hint="cs"/>
          <w:rtl/>
        </w:rPr>
        <w:t xml:space="preserve">או אם לא ניתן לקבוע סיווג </w:t>
      </w:r>
      <w:r w:rsidR="006F3C3E">
        <w:rPr>
          <w:rFonts w:cs="David" w:hint="cs"/>
          <w:rtl/>
        </w:rPr>
        <w:t>לנקודות</w:t>
      </w:r>
      <w:r w:rsidR="00384347">
        <w:rPr>
          <w:rFonts w:cs="David" w:hint="cs"/>
          <w:rtl/>
        </w:rPr>
        <w:t xml:space="preserve"> אזי יפעל המודד </w:t>
      </w:r>
      <w:r w:rsidR="002F086B">
        <w:rPr>
          <w:rFonts w:cs="David" w:hint="cs"/>
          <w:rtl/>
        </w:rPr>
        <w:t>לתת</w:t>
      </w:r>
      <w:r w:rsidR="00384347">
        <w:rPr>
          <w:rFonts w:cs="David" w:hint="cs"/>
          <w:rtl/>
        </w:rPr>
        <w:t xml:space="preserve"> עדיפות </w:t>
      </w:r>
      <w:r w:rsidR="00646902">
        <w:rPr>
          <w:rFonts w:cs="David" w:hint="cs"/>
          <w:rtl/>
        </w:rPr>
        <w:t>ל</w:t>
      </w:r>
      <w:r w:rsidR="00384347">
        <w:rPr>
          <w:rFonts w:cs="David" w:hint="cs"/>
          <w:rtl/>
        </w:rPr>
        <w:t>חומר ביסוס מסוים</w:t>
      </w:r>
      <w:r w:rsidR="006F3C3E">
        <w:rPr>
          <w:rFonts w:cs="David" w:hint="cs"/>
          <w:rtl/>
        </w:rPr>
        <w:t xml:space="preserve"> </w:t>
      </w:r>
      <w:r w:rsidR="00646902">
        <w:rPr>
          <w:rFonts w:cs="David" w:hint="cs"/>
          <w:rtl/>
        </w:rPr>
        <w:t xml:space="preserve">תוך הפעלת שיקול דעת בנוגע ליישום כללי העדיפות המצוינים בהמשך ובעיקר אם </w:t>
      </w:r>
      <w:r w:rsidR="002F086B">
        <w:rPr>
          <w:rFonts w:cs="David" w:hint="cs"/>
          <w:rtl/>
        </w:rPr>
        <w:t>קיימות</w:t>
      </w:r>
      <w:r w:rsidR="00646902">
        <w:rPr>
          <w:rFonts w:cs="David" w:hint="cs"/>
          <w:rtl/>
        </w:rPr>
        <w:t xml:space="preserve"> סתירות בין הכללים (למשל קיים חומר ישן יותר אך מקורו אנליטי לעומת חומר חדש יותר שמקורו גרפי)</w:t>
      </w:r>
      <w:r w:rsidRPr="0050214B">
        <w:rPr>
          <w:rFonts w:cs="David" w:hint="cs"/>
          <w:rtl/>
        </w:rPr>
        <w:t>:</w:t>
      </w:r>
    </w:p>
    <w:p w:rsidR="00061946" w:rsidRPr="0050214B" w:rsidDel="008529D0" w:rsidRDefault="00061946" w:rsidP="00061946">
      <w:pPr>
        <w:pStyle w:val="ac"/>
        <w:rPr>
          <w:del w:id="0" w:author="Owner" w:date="2013-08-31T12:39:00Z"/>
          <w:rFonts w:cs="David"/>
          <w:rtl/>
        </w:rPr>
      </w:pPr>
    </w:p>
    <w:p w:rsidR="00061946" w:rsidRPr="0050214B" w:rsidRDefault="001816F5" w:rsidP="00061946">
      <w:pPr>
        <w:pStyle w:val="ac"/>
        <w:rPr>
          <w:rFonts w:cs="David"/>
          <w:rtl/>
        </w:rPr>
      </w:pPr>
      <w:r>
        <w:rPr>
          <w:rFonts w:cs="David" w:hint="cs"/>
          <w:rtl/>
        </w:rPr>
        <w:t xml:space="preserve">סדר עדיפות </w:t>
      </w:r>
      <w:r w:rsidR="00061946" w:rsidRPr="0050214B">
        <w:rPr>
          <w:rFonts w:cs="David" w:hint="cs"/>
          <w:rtl/>
        </w:rPr>
        <w:t xml:space="preserve">לפי </w:t>
      </w:r>
      <w:r w:rsidR="00061946" w:rsidRPr="002E36A2">
        <w:rPr>
          <w:rFonts w:cs="David" w:hint="cs"/>
          <w:u w:val="single"/>
          <w:rtl/>
        </w:rPr>
        <w:t>תאריך עדכניות</w:t>
      </w:r>
      <w:r w:rsidR="00061946" w:rsidRPr="0050214B">
        <w:rPr>
          <w:rFonts w:cs="David" w:hint="cs"/>
          <w:rtl/>
        </w:rPr>
        <w:t xml:space="preserve">: </w:t>
      </w:r>
    </w:p>
    <w:p w:rsidR="00061946" w:rsidRPr="0050214B" w:rsidRDefault="00061946" w:rsidP="00963DC6">
      <w:pPr>
        <w:pStyle w:val="ac"/>
        <w:numPr>
          <w:ilvl w:val="0"/>
          <w:numId w:val="8"/>
        </w:numPr>
        <w:spacing w:after="200" w:line="276" w:lineRule="auto"/>
        <w:rPr>
          <w:rFonts w:cs="David"/>
          <w:rtl/>
        </w:rPr>
      </w:pPr>
      <w:r w:rsidRPr="0050214B">
        <w:rPr>
          <w:rFonts w:cs="David" w:hint="cs"/>
          <w:rtl/>
        </w:rPr>
        <w:t xml:space="preserve">חומר חדש </w:t>
      </w:r>
    </w:p>
    <w:p w:rsidR="00061946" w:rsidRPr="0050214B" w:rsidRDefault="00061946" w:rsidP="00963DC6">
      <w:pPr>
        <w:pStyle w:val="ac"/>
        <w:numPr>
          <w:ilvl w:val="0"/>
          <w:numId w:val="8"/>
        </w:numPr>
        <w:spacing w:after="200" w:line="276" w:lineRule="auto"/>
        <w:rPr>
          <w:rFonts w:cs="David"/>
          <w:rtl/>
        </w:rPr>
      </w:pPr>
      <w:r w:rsidRPr="0050214B">
        <w:rPr>
          <w:rFonts w:cs="David" w:hint="cs"/>
          <w:rtl/>
        </w:rPr>
        <w:t>חומר ישן</w:t>
      </w:r>
    </w:p>
    <w:p w:rsidR="00061946" w:rsidRPr="0050214B" w:rsidRDefault="00061946" w:rsidP="00061946">
      <w:pPr>
        <w:pStyle w:val="ac"/>
        <w:rPr>
          <w:rFonts w:cs="David"/>
          <w:rtl/>
        </w:rPr>
      </w:pPr>
    </w:p>
    <w:p w:rsidR="00061946" w:rsidRPr="0050214B" w:rsidRDefault="001816F5" w:rsidP="00061946">
      <w:pPr>
        <w:pStyle w:val="ac"/>
        <w:rPr>
          <w:rFonts w:cs="David"/>
          <w:rtl/>
        </w:rPr>
      </w:pPr>
      <w:r>
        <w:rPr>
          <w:rFonts w:cs="David" w:hint="cs"/>
          <w:rtl/>
        </w:rPr>
        <w:t xml:space="preserve">סדר עדיפות </w:t>
      </w:r>
      <w:r w:rsidR="00061946" w:rsidRPr="0050214B">
        <w:rPr>
          <w:rFonts w:cs="David" w:hint="cs"/>
          <w:rtl/>
        </w:rPr>
        <w:t xml:space="preserve">לפי </w:t>
      </w:r>
      <w:r w:rsidR="00061946" w:rsidRPr="002E36A2">
        <w:rPr>
          <w:rFonts w:cs="David" w:hint="cs"/>
          <w:u w:val="single"/>
          <w:rtl/>
        </w:rPr>
        <w:t>מקור חומר הביסוס</w:t>
      </w:r>
      <w:r w:rsidR="00061946" w:rsidRPr="0050214B">
        <w:rPr>
          <w:rFonts w:cs="David" w:hint="cs"/>
          <w:rtl/>
        </w:rPr>
        <w:t>:</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 xml:space="preserve">חומר </w:t>
      </w:r>
      <w:proofErr w:type="spellStart"/>
      <w:r w:rsidRPr="0050214B">
        <w:rPr>
          <w:rFonts w:cs="David" w:hint="cs"/>
          <w:rtl/>
        </w:rPr>
        <w:t>קמ"ק</w:t>
      </w:r>
      <w:proofErr w:type="spellEnd"/>
      <w:r w:rsidR="001816F5">
        <w:rPr>
          <w:rFonts w:cs="David" w:hint="cs"/>
          <w:rtl/>
        </w:rPr>
        <w:t xml:space="preserve"> (סיווג נקודה ="1")</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מדידת נקודות מפנה מקוריים ברשת התקפה</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 xml:space="preserve">חומר אנליטי מאושר (קבצי </w:t>
      </w:r>
      <w:r w:rsidRPr="0050214B">
        <w:rPr>
          <w:rFonts w:cs="David"/>
        </w:rPr>
        <w:t>SRV</w:t>
      </w:r>
      <w:r w:rsidRPr="0050214B">
        <w:rPr>
          <w:rFonts w:cs="David" w:hint="cs"/>
          <w:rtl/>
        </w:rPr>
        <w:t xml:space="preserve">, קבצי </w:t>
      </w:r>
      <w:r w:rsidRPr="0050214B">
        <w:rPr>
          <w:rFonts w:cs="David"/>
        </w:rPr>
        <w:t>TS-RESULTS</w:t>
      </w:r>
      <w:r w:rsidRPr="0050214B">
        <w:rPr>
          <w:rFonts w:cs="David" w:hint="cs"/>
          <w:rtl/>
        </w:rPr>
        <w:t>)</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חישוב על סמך גבולות ופרטים מקוריים</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חישוב פנקסי שדה/</w:t>
      </w:r>
      <w:proofErr w:type="spellStart"/>
      <w:r w:rsidRPr="0050214B">
        <w:rPr>
          <w:rFonts w:cs="David" w:hint="cs"/>
          <w:rtl/>
        </w:rPr>
        <w:t>דיסטומט</w:t>
      </w:r>
      <w:proofErr w:type="spellEnd"/>
      <w:r w:rsidRPr="0050214B">
        <w:rPr>
          <w:rFonts w:cs="David" w:hint="cs"/>
          <w:rtl/>
        </w:rPr>
        <w:t xml:space="preserve"> על סמך נקודות בקרה מקוריות שאותרו ונמדדו ברשת התקפה</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נתונים אנליטיים מתוך תיקי חישובים</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חישוב פנקסי שדה/</w:t>
      </w:r>
      <w:proofErr w:type="spellStart"/>
      <w:r w:rsidRPr="0050214B">
        <w:rPr>
          <w:rFonts w:cs="David" w:hint="cs"/>
          <w:rtl/>
        </w:rPr>
        <w:t>דיסטומט</w:t>
      </w:r>
      <w:proofErr w:type="spellEnd"/>
      <w:r w:rsidRPr="0050214B">
        <w:rPr>
          <w:rFonts w:cs="David" w:hint="cs"/>
          <w:rtl/>
        </w:rPr>
        <w:t xml:space="preserve"> על סמך נקודות בקרה ברשת המקור</w:t>
      </w:r>
    </w:p>
    <w:p w:rsidR="00061946" w:rsidRPr="0050214B" w:rsidRDefault="00061946" w:rsidP="00963DC6">
      <w:pPr>
        <w:pStyle w:val="ac"/>
        <w:numPr>
          <w:ilvl w:val="0"/>
          <w:numId w:val="9"/>
        </w:numPr>
        <w:spacing w:after="200" w:line="276" w:lineRule="auto"/>
        <w:rPr>
          <w:rFonts w:cs="David"/>
          <w:rtl/>
        </w:rPr>
      </w:pPr>
      <w:r w:rsidRPr="0050214B">
        <w:rPr>
          <w:rFonts w:cs="David" w:hint="cs"/>
          <w:rtl/>
        </w:rPr>
        <w:t>קליטה גרפית</w:t>
      </w:r>
    </w:p>
    <w:p w:rsidR="00061946" w:rsidRPr="0050214B" w:rsidRDefault="00061946" w:rsidP="00061946">
      <w:pPr>
        <w:pStyle w:val="ac"/>
        <w:rPr>
          <w:rFonts w:cs="David"/>
          <w:rtl/>
        </w:rPr>
      </w:pPr>
    </w:p>
    <w:p w:rsidR="00061946" w:rsidRPr="0050214B" w:rsidRDefault="001816F5" w:rsidP="00061946">
      <w:pPr>
        <w:pStyle w:val="ac"/>
        <w:rPr>
          <w:rFonts w:cs="David"/>
          <w:rtl/>
        </w:rPr>
      </w:pPr>
      <w:r>
        <w:rPr>
          <w:rFonts w:cs="David" w:hint="cs"/>
          <w:rtl/>
        </w:rPr>
        <w:t xml:space="preserve">סדר עדיפות </w:t>
      </w:r>
      <w:r w:rsidR="00061946" w:rsidRPr="0050214B">
        <w:rPr>
          <w:rFonts w:cs="David" w:hint="cs"/>
          <w:rtl/>
        </w:rPr>
        <w:t xml:space="preserve">לפי </w:t>
      </w:r>
      <w:r w:rsidR="00061946" w:rsidRPr="002E36A2">
        <w:rPr>
          <w:rFonts w:cs="David" w:hint="cs"/>
          <w:u w:val="single"/>
          <w:rtl/>
        </w:rPr>
        <w:t>רשת</w:t>
      </w:r>
      <w:r w:rsidRPr="002E36A2">
        <w:rPr>
          <w:rFonts w:cs="David" w:hint="cs"/>
          <w:u w:val="single"/>
          <w:rtl/>
        </w:rPr>
        <w:t xml:space="preserve"> המקור</w:t>
      </w:r>
      <w:r w:rsidR="00061946" w:rsidRPr="0050214B">
        <w:rPr>
          <w:rFonts w:cs="David" w:hint="cs"/>
          <w:rtl/>
        </w:rPr>
        <w:t>:</w:t>
      </w:r>
    </w:p>
    <w:p w:rsidR="00061946" w:rsidRPr="0050214B" w:rsidRDefault="00061946" w:rsidP="00963DC6">
      <w:pPr>
        <w:pStyle w:val="ac"/>
        <w:numPr>
          <w:ilvl w:val="0"/>
          <w:numId w:val="10"/>
        </w:numPr>
        <w:spacing w:after="200" w:line="276" w:lineRule="auto"/>
        <w:rPr>
          <w:rFonts w:cs="David"/>
          <w:rtl/>
        </w:rPr>
      </w:pPr>
      <w:r w:rsidRPr="0050214B">
        <w:rPr>
          <w:rFonts w:cs="David" w:hint="cs"/>
          <w:rtl/>
        </w:rPr>
        <w:t>הרשת התקפה</w:t>
      </w:r>
    </w:p>
    <w:p w:rsidR="00061946" w:rsidRPr="0050214B" w:rsidRDefault="00061946" w:rsidP="00963DC6">
      <w:pPr>
        <w:pStyle w:val="ac"/>
        <w:numPr>
          <w:ilvl w:val="0"/>
          <w:numId w:val="10"/>
        </w:numPr>
        <w:spacing w:after="200" w:line="276" w:lineRule="auto"/>
        <w:rPr>
          <w:rFonts w:cs="David"/>
          <w:rtl/>
        </w:rPr>
      </w:pPr>
      <w:r w:rsidRPr="0050214B">
        <w:rPr>
          <w:rFonts w:cs="David" w:hint="cs"/>
          <w:rtl/>
        </w:rPr>
        <w:t>רשת ישראל החדשה</w:t>
      </w:r>
    </w:p>
    <w:p w:rsidR="00061946" w:rsidRPr="0050214B" w:rsidRDefault="00061946" w:rsidP="00963DC6">
      <w:pPr>
        <w:pStyle w:val="ac"/>
        <w:numPr>
          <w:ilvl w:val="0"/>
          <w:numId w:val="10"/>
        </w:numPr>
        <w:spacing w:after="200" w:line="276" w:lineRule="auto"/>
        <w:rPr>
          <w:rFonts w:cs="David"/>
          <w:rtl/>
        </w:rPr>
      </w:pPr>
      <w:r w:rsidRPr="0050214B">
        <w:rPr>
          <w:rFonts w:cs="David" w:hint="cs"/>
          <w:rtl/>
        </w:rPr>
        <w:t>רשת ישראל הישנה</w:t>
      </w:r>
    </w:p>
    <w:p w:rsidR="00061946" w:rsidRPr="0050214B" w:rsidRDefault="00061946" w:rsidP="00061946">
      <w:pPr>
        <w:pStyle w:val="ac"/>
        <w:rPr>
          <w:rFonts w:cs="David"/>
          <w:rtl/>
        </w:rPr>
      </w:pPr>
    </w:p>
    <w:p w:rsidR="00061946" w:rsidRPr="0050214B" w:rsidRDefault="001816F5" w:rsidP="00061946">
      <w:pPr>
        <w:pStyle w:val="ac"/>
        <w:rPr>
          <w:rFonts w:cs="David"/>
          <w:rtl/>
        </w:rPr>
      </w:pPr>
      <w:r>
        <w:rPr>
          <w:rFonts w:cs="David" w:hint="cs"/>
          <w:rtl/>
        </w:rPr>
        <w:t xml:space="preserve">סדר עדיפות לפי </w:t>
      </w:r>
      <w:r w:rsidR="00061946" w:rsidRPr="002E36A2">
        <w:rPr>
          <w:rFonts w:cs="David" w:hint="cs"/>
          <w:u w:val="single"/>
          <w:rtl/>
        </w:rPr>
        <w:t>חומר הסדר</w:t>
      </w:r>
      <w:r w:rsidR="00061946" w:rsidRPr="0050214B">
        <w:rPr>
          <w:rFonts w:cs="David" w:hint="cs"/>
          <w:rtl/>
        </w:rPr>
        <w:t>:</w:t>
      </w:r>
    </w:p>
    <w:p w:rsidR="00061946" w:rsidRPr="0050214B" w:rsidRDefault="00061946" w:rsidP="00963DC6">
      <w:pPr>
        <w:pStyle w:val="ac"/>
        <w:numPr>
          <w:ilvl w:val="0"/>
          <w:numId w:val="11"/>
        </w:numPr>
        <w:spacing w:after="200" w:line="276" w:lineRule="auto"/>
        <w:rPr>
          <w:rFonts w:cs="David"/>
          <w:rtl/>
        </w:rPr>
      </w:pPr>
      <w:r w:rsidRPr="0050214B">
        <w:rPr>
          <w:rFonts w:cs="David" w:hint="cs"/>
          <w:rtl/>
        </w:rPr>
        <w:t xml:space="preserve">חומר </w:t>
      </w:r>
      <w:r w:rsidRPr="0050214B">
        <w:rPr>
          <w:rFonts w:cs="David" w:hint="cs"/>
          <w:u w:val="single"/>
          <w:rtl/>
        </w:rPr>
        <w:t>אנליטי</w:t>
      </w:r>
      <w:r w:rsidRPr="0050214B">
        <w:rPr>
          <w:rFonts w:cs="David" w:hint="cs"/>
          <w:rtl/>
        </w:rPr>
        <w:t xml:space="preserve"> מתיק הסדר (המצוין שהוא "הרצה אחרונה")</w:t>
      </w:r>
    </w:p>
    <w:p w:rsidR="00061946" w:rsidRPr="0050214B" w:rsidRDefault="00061946" w:rsidP="00963DC6">
      <w:pPr>
        <w:pStyle w:val="ac"/>
        <w:numPr>
          <w:ilvl w:val="0"/>
          <w:numId w:val="11"/>
        </w:numPr>
        <w:spacing w:after="200" w:line="276" w:lineRule="auto"/>
        <w:rPr>
          <w:rFonts w:cs="David"/>
          <w:rtl/>
        </w:rPr>
      </w:pPr>
      <w:r w:rsidRPr="0050214B">
        <w:rPr>
          <w:rFonts w:cs="David" w:hint="cs"/>
          <w:rtl/>
        </w:rPr>
        <w:t>חישוב מפנקסי ההסדר</w:t>
      </w:r>
    </w:p>
    <w:p w:rsidR="004F0C17" w:rsidRDefault="004F0C17" w:rsidP="00061946">
      <w:pPr>
        <w:pStyle w:val="ac"/>
        <w:rPr>
          <w:rFonts w:cs="David"/>
          <w:rtl/>
        </w:rPr>
      </w:pPr>
    </w:p>
    <w:p w:rsidR="004F0C17" w:rsidRPr="002E36A2" w:rsidRDefault="007214FB" w:rsidP="004F0C17">
      <w:pPr>
        <w:pStyle w:val="ac"/>
        <w:rPr>
          <w:rFonts w:cs="David"/>
          <w:u w:val="single"/>
          <w:rtl/>
        </w:rPr>
      </w:pPr>
      <w:r w:rsidRPr="002E36A2">
        <w:rPr>
          <w:rFonts w:cs="David" w:hint="cs"/>
          <w:u w:val="single"/>
          <w:rtl/>
        </w:rPr>
        <w:t>הער</w:t>
      </w:r>
      <w:r w:rsidR="004F0C17" w:rsidRPr="002E36A2">
        <w:rPr>
          <w:rFonts w:cs="David" w:hint="cs"/>
          <w:u w:val="single"/>
          <w:rtl/>
        </w:rPr>
        <w:t>ות</w:t>
      </w:r>
      <w:r w:rsidRPr="002E36A2">
        <w:rPr>
          <w:rFonts w:cs="David" w:hint="cs"/>
          <w:u w:val="single"/>
          <w:rtl/>
        </w:rPr>
        <w:t xml:space="preserve">  </w:t>
      </w:r>
    </w:p>
    <w:p w:rsidR="004F0C17" w:rsidRDefault="007214FB" w:rsidP="004F0C17">
      <w:pPr>
        <w:pStyle w:val="ac"/>
        <w:numPr>
          <w:ilvl w:val="0"/>
          <w:numId w:val="31"/>
        </w:numPr>
        <w:rPr>
          <w:rFonts w:cs="David"/>
        </w:rPr>
      </w:pPr>
      <w:r>
        <w:rPr>
          <w:rFonts w:cs="David" w:hint="cs"/>
          <w:rtl/>
        </w:rPr>
        <w:t>בכל מקרה על המודד להפעיל שיקול דעת מקצועי בנוגע לקביעת סדר עדיפות לבחירת חומר ביסוס מסוים על חומר ביסוס אחר תוך התחשבות גם במצב הקיים בשטח</w:t>
      </w:r>
      <w:r w:rsidR="004800AA">
        <w:rPr>
          <w:rFonts w:cs="David" w:hint="cs"/>
          <w:rtl/>
        </w:rPr>
        <w:t xml:space="preserve"> אל מול הגדרת הסיווגים/הדיוקים של קביעת נקודות המפנה</w:t>
      </w:r>
      <w:r>
        <w:rPr>
          <w:rFonts w:cs="David" w:hint="cs"/>
          <w:rtl/>
        </w:rPr>
        <w:t xml:space="preserve">. </w:t>
      </w:r>
    </w:p>
    <w:p w:rsidR="00061946" w:rsidRPr="0050214B" w:rsidRDefault="007214FB" w:rsidP="004F0C17">
      <w:pPr>
        <w:pStyle w:val="ac"/>
        <w:numPr>
          <w:ilvl w:val="0"/>
          <w:numId w:val="31"/>
        </w:numPr>
        <w:rPr>
          <w:rFonts w:cs="David"/>
          <w:rtl/>
        </w:rPr>
      </w:pPr>
      <w:r>
        <w:rPr>
          <w:rFonts w:cs="David" w:hint="cs"/>
          <w:rtl/>
        </w:rPr>
        <w:t>על המודד לתעד את מערכת שיקוליו והחלטותיו.</w:t>
      </w:r>
      <w:r w:rsidR="00DF530D">
        <w:rPr>
          <w:rFonts w:cs="David" w:hint="cs"/>
          <w:rtl/>
        </w:rPr>
        <w:t xml:space="preserve"> דבר זה נכון גם לגבי הפעלת שיקול דעת בשחזור נקודות שיש להן רק מקור אחד.</w:t>
      </w:r>
    </w:p>
    <w:p w:rsidR="00061946" w:rsidRPr="0050214B" w:rsidRDefault="00061946" w:rsidP="00061946">
      <w:pPr>
        <w:bidi w:val="0"/>
        <w:rPr>
          <w:rFonts w:cs="David"/>
        </w:rPr>
      </w:pPr>
      <w:r w:rsidRPr="0050214B">
        <w:rPr>
          <w:rFonts w:cs="David"/>
          <w:rtl/>
        </w:rPr>
        <w:br w:type="page"/>
      </w:r>
    </w:p>
    <w:p w:rsidR="00061946" w:rsidRPr="0050214B" w:rsidRDefault="00061946" w:rsidP="00061946">
      <w:pPr>
        <w:pStyle w:val="ac"/>
        <w:rPr>
          <w:rFonts w:cs="David"/>
          <w:rtl/>
        </w:rPr>
      </w:pPr>
    </w:p>
    <w:p w:rsidR="00061946" w:rsidRPr="0050214B" w:rsidRDefault="00061946" w:rsidP="00061946">
      <w:pPr>
        <w:pStyle w:val="ac"/>
        <w:rPr>
          <w:rFonts w:cs="David"/>
          <w:rtl/>
        </w:rPr>
      </w:pPr>
    </w:p>
    <w:p w:rsidR="00061946" w:rsidRPr="0050214B" w:rsidRDefault="00061946" w:rsidP="00061946">
      <w:pPr>
        <w:pStyle w:val="ac"/>
        <w:rPr>
          <w:rFonts w:cs="David"/>
          <w:b/>
          <w:bCs/>
          <w:u w:val="single"/>
          <w:rtl/>
        </w:rPr>
      </w:pPr>
      <w:r w:rsidRPr="0050214B">
        <w:rPr>
          <w:rFonts w:cs="David" w:hint="cs"/>
          <w:b/>
          <w:bCs/>
          <w:u w:val="single"/>
          <w:rtl/>
        </w:rPr>
        <w:t xml:space="preserve">נספח ב' </w:t>
      </w:r>
      <w:r w:rsidRPr="0050214B">
        <w:rPr>
          <w:rFonts w:cs="David"/>
          <w:b/>
          <w:bCs/>
          <w:u w:val="single"/>
          <w:rtl/>
        </w:rPr>
        <w:t>–</w:t>
      </w:r>
      <w:r w:rsidRPr="0050214B">
        <w:rPr>
          <w:rFonts w:cs="David" w:hint="cs"/>
          <w:b/>
          <w:bCs/>
          <w:u w:val="single"/>
          <w:rtl/>
        </w:rPr>
        <w:t xml:space="preserve"> מידע הניתן להוציא מחומר הביסוס (קובץ אקסל)</w:t>
      </w:r>
    </w:p>
    <w:p w:rsidR="00061946" w:rsidRPr="0050214B" w:rsidRDefault="00061946" w:rsidP="00061946">
      <w:pPr>
        <w:pStyle w:val="ac"/>
        <w:rPr>
          <w:rFonts w:cs="David"/>
          <w:rtl/>
        </w:rPr>
      </w:pPr>
      <w:r w:rsidRPr="0050214B">
        <w:rPr>
          <w:rFonts w:cs="David"/>
          <w:rtl/>
        </w:rPr>
        <w:br/>
      </w:r>
      <w:r w:rsidR="00733695" w:rsidRPr="0050214B">
        <w:rPr>
          <w:rFonts w:cs="David"/>
          <w:noProof/>
          <w:rtl/>
          <w:lang w:eastAsia="en-US"/>
        </w:rPr>
        <w:drawing>
          <wp:inline distT="0" distB="0" distL="0" distR="0" wp14:anchorId="0375C876" wp14:editId="589804CC">
            <wp:extent cx="5971540" cy="1999583"/>
            <wp:effectExtent l="0" t="0" r="0" b="127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1999583"/>
                    </a:xfrm>
                    <a:prstGeom prst="rect">
                      <a:avLst/>
                    </a:prstGeom>
                    <a:noFill/>
                    <a:ln>
                      <a:noFill/>
                    </a:ln>
                  </pic:spPr>
                </pic:pic>
              </a:graphicData>
            </a:graphic>
          </wp:inline>
        </w:drawing>
      </w:r>
    </w:p>
    <w:p w:rsidR="00061946" w:rsidRPr="0050214B" w:rsidRDefault="00061946" w:rsidP="00061946">
      <w:pPr>
        <w:bidi w:val="0"/>
        <w:rPr>
          <w:rFonts w:cs="David"/>
        </w:rPr>
      </w:pPr>
      <w:r w:rsidRPr="0050214B">
        <w:rPr>
          <w:rFonts w:cs="David"/>
          <w:rtl/>
        </w:rPr>
        <w:br w:type="page"/>
      </w:r>
    </w:p>
    <w:p w:rsidR="00061946" w:rsidRPr="009B2147" w:rsidRDefault="00061946" w:rsidP="00061946">
      <w:pPr>
        <w:pStyle w:val="ac"/>
        <w:rPr>
          <w:rFonts w:cs="David"/>
          <w:b/>
          <w:bCs/>
          <w:u w:val="single"/>
          <w:rtl/>
        </w:rPr>
      </w:pPr>
      <w:r w:rsidRPr="009B2147">
        <w:rPr>
          <w:rFonts w:cs="David" w:hint="cs"/>
          <w:b/>
          <w:bCs/>
          <w:u w:val="single"/>
          <w:rtl/>
        </w:rPr>
        <w:t xml:space="preserve">נספח ג' </w:t>
      </w:r>
      <w:r w:rsidRPr="009B2147">
        <w:rPr>
          <w:rFonts w:cs="David"/>
          <w:b/>
          <w:bCs/>
          <w:u w:val="single"/>
          <w:rtl/>
        </w:rPr>
        <w:t>–</w:t>
      </w:r>
      <w:r w:rsidRPr="009B2147">
        <w:rPr>
          <w:rFonts w:cs="David" w:hint="cs"/>
          <w:b/>
          <w:bCs/>
          <w:u w:val="single"/>
          <w:rtl/>
        </w:rPr>
        <w:t xml:space="preserve"> דוגמה למסמך פרשה טכנית</w:t>
      </w:r>
    </w:p>
    <w:p w:rsidR="009B2147" w:rsidRDefault="009B2147" w:rsidP="009B2147">
      <w:pPr>
        <w:pStyle w:val="ac"/>
        <w:numPr>
          <w:ilvl w:val="0"/>
          <w:numId w:val="30"/>
        </w:numPr>
        <w:rPr>
          <w:rFonts w:cs="David"/>
        </w:rPr>
      </w:pPr>
      <w:r>
        <w:rPr>
          <w:rFonts w:cs="David" w:hint="cs"/>
          <w:rtl/>
        </w:rPr>
        <w:t>מקורות</w:t>
      </w:r>
      <w:r w:rsidR="002E36A2">
        <w:rPr>
          <w:rFonts w:cs="David" w:hint="cs"/>
          <w:rtl/>
        </w:rPr>
        <w:t xml:space="preserve"> (הנתונים לצרכי המחשה בלבד)</w:t>
      </w:r>
      <w:r>
        <w:rPr>
          <w:rFonts w:cs="David"/>
          <w:rtl/>
        </w:rPr>
        <w:br/>
      </w:r>
    </w:p>
    <w:tbl>
      <w:tblPr>
        <w:tblStyle w:val="a9"/>
        <w:bidiVisual/>
        <w:tblW w:w="0" w:type="auto"/>
        <w:tblInd w:w="1080" w:type="dxa"/>
        <w:tblLook w:val="04A0" w:firstRow="1" w:lastRow="0" w:firstColumn="1" w:lastColumn="0" w:noHBand="0" w:noVBand="1"/>
      </w:tblPr>
      <w:tblGrid>
        <w:gridCol w:w="925"/>
        <w:gridCol w:w="886"/>
        <w:gridCol w:w="1239"/>
        <w:gridCol w:w="924"/>
        <w:gridCol w:w="1030"/>
        <w:gridCol w:w="911"/>
        <w:gridCol w:w="951"/>
        <w:gridCol w:w="951"/>
      </w:tblGrid>
      <w:tr w:rsidR="009B2147" w:rsidTr="009B2147">
        <w:tc>
          <w:tcPr>
            <w:tcW w:w="925" w:type="dxa"/>
            <w:shd w:val="clear" w:color="auto" w:fill="auto"/>
          </w:tcPr>
          <w:p w:rsidR="009B2147" w:rsidRDefault="009B2147" w:rsidP="009B2147">
            <w:pPr>
              <w:pStyle w:val="ac"/>
              <w:ind w:left="0"/>
              <w:rPr>
                <w:rFonts w:cs="David"/>
                <w:rtl/>
              </w:rPr>
            </w:pPr>
            <w:r>
              <w:rPr>
                <w:rFonts w:cs="David" w:hint="cs"/>
                <w:rtl/>
              </w:rPr>
              <w:t>מספר גוש</w:t>
            </w:r>
          </w:p>
        </w:tc>
        <w:tc>
          <w:tcPr>
            <w:tcW w:w="886" w:type="dxa"/>
            <w:shd w:val="clear" w:color="auto" w:fill="auto"/>
          </w:tcPr>
          <w:p w:rsidR="009B2147" w:rsidRDefault="009B2147" w:rsidP="009B2147">
            <w:pPr>
              <w:pStyle w:val="ac"/>
              <w:ind w:left="0"/>
              <w:rPr>
                <w:rFonts w:cs="David"/>
                <w:rtl/>
              </w:rPr>
            </w:pPr>
            <w:proofErr w:type="spellStart"/>
            <w:r>
              <w:rPr>
                <w:rFonts w:cs="David" w:hint="cs"/>
                <w:rtl/>
              </w:rPr>
              <w:t>גליון</w:t>
            </w:r>
            <w:proofErr w:type="spellEnd"/>
            <w:r>
              <w:rPr>
                <w:rFonts w:cs="David" w:hint="cs"/>
                <w:rtl/>
              </w:rPr>
              <w:t xml:space="preserve"> שדה</w:t>
            </w:r>
          </w:p>
        </w:tc>
        <w:tc>
          <w:tcPr>
            <w:tcW w:w="1239" w:type="dxa"/>
            <w:shd w:val="clear" w:color="auto" w:fill="auto"/>
          </w:tcPr>
          <w:p w:rsidR="009B2147" w:rsidRDefault="009B2147" w:rsidP="009B2147">
            <w:pPr>
              <w:pStyle w:val="ac"/>
              <w:ind w:left="0"/>
              <w:rPr>
                <w:rFonts w:cs="David"/>
                <w:rtl/>
              </w:rPr>
            </w:pPr>
            <w:proofErr w:type="spellStart"/>
            <w:r>
              <w:rPr>
                <w:rFonts w:cs="David" w:hint="cs"/>
                <w:rtl/>
              </w:rPr>
              <w:t>תצ"ר</w:t>
            </w:r>
            <w:proofErr w:type="spellEnd"/>
            <w:r>
              <w:rPr>
                <w:rFonts w:cs="David" w:hint="cs"/>
                <w:rtl/>
              </w:rPr>
              <w:t>/תת"ג</w:t>
            </w:r>
          </w:p>
        </w:tc>
        <w:tc>
          <w:tcPr>
            <w:tcW w:w="924" w:type="dxa"/>
            <w:shd w:val="clear" w:color="auto" w:fill="auto"/>
          </w:tcPr>
          <w:p w:rsidR="009B2147" w:rsidRDefault="009B2147" w:rsidP="009B2147">
            <w:pPr>
              <w:pStyle w:val="ac"/>
              <w:ind w:left="0"/>
              <w:rPr>
                <w:rFonts w:cs="David"/>
                <w:rtl/>
              </w:rPr>
            </w:pPr>
            <w:r>
              <w:rPr>
                <w:rFonts w:cs="David" w:hint="cs"/>
                <w:rtl/>
              </w:rPr>
              <w:t>מספר פנקס שדה</w:t>
            </w:r>
          </w:p>
        </w:tc>
        <w:tc>
          <w:tcPr>
            <w:tcW w:w="1030" w:type="dxa"/>
            <w:shd w:val="clear" w:color="auto" w:fill="auto"/>
          </w:tcPr>
          <w:p w:rsidR="009B2147" w:rsidRDefault="009B2147" w:rsidP="009B2147">
            <w:pPr>
              <w:pStyle w:val="ac"/>
              <w:ind w:left="0"/>
              <w:rPr>
                <w:rFonts w:cs="David"/>
                <w:rtl/>
              </w:rPr>
            </w:pPr>
            <w:r>
              <w:rPr>
                <w:rFonts w:cs="David" w:hint="cs"/>
                <w:rtl/>
              </w:rPr>
              <w:t>מספר תיק חישובים</w:t>
            </w:r>
          </w:p>
        </w:tc>
        <w:tc>
          <w:tcPr>
            <w:tcW w:w="911" w:type="dxa"/>
            <w:shd w:val="clear" w:color="auto" w:fill="auto"/>
          </w:tcPr>
          <w:p w:rsidR="009B2147" w:rsidRDefault="009B2147" w:rsidP="009B2147">
            <w:pPr>
              <w:pStyle w:val="ac"/>
              <w:ind w:left="0"/>
              <w:rPr>
                <w:rFonts w:cs="David"/>
                <w:rtl/>
              </w:rPr>
            </w:pPr>
            <w:r>
              <w:rPr>
                <w:rFonts w:cs="David" w:hint="cs"/>
                <w:rtl/>
              </w:rPr>
              <w:t>רשת מקור</w:t>
            </w:r>
          </w:p>
        </w:tc>
        <w:tc>
          <w:tcPr>
            <w:tcW w:w="951" w:type="dxa"/>
            <w:shd w:val="clear" w:color="auto" w:fill="auto"/>
          </w:tcPr>
          <w:p w:rsidR="009B2147" w:rsidRDefault="009B2147" w:rsidP="009B2147">
            <w:pPr>
              <w:pStyle w:val="ac"/>
              <w:ind w:left="0"/>
              <w:rPr>
                <w:rFonts w:cs="David"/>
                <w:rtl/>
              </w:rPr>
            </w:pPr>
            <w:r>
              <w:rPr>
                <w:rFonts w:cs="David" w:hint="cs"/>
                <w:rtl/>
              </w:rPr>
              <w:t>סיומת נקודה</w:t>
            </w:r>
          </w:p>
        </w:tc>
        <w:tc>
          <w:tcPr>
            <w:tcW w:w="951" w:type="dxa"/>
            <w:shd w:val="clear" w:color="auto" w:fill="auto"/>
          </w:tcPr>
          <w:p w:rsidR="009B2147" w:rsidRDefault="009B2147" w:rsidP="009B2147">
            <w:pPr>
              <w:pStyle w:val="ac"/>
              <w:ind w:left="0"/>
              <w:rPr>
                <w:rFonts w:cs="David"/>
                <w:rtl/>
              </w:rPr>
            </w:pPr>
            <w:r>
              <w:rPr>
                <w:rFonts w:cs="David" w:hint="cs"/>
                <w:rtl/>
              </w:rPr>
              <w:t>הערות</w:t>
            </w:r>
          </w:p>
        </w:tc>
      </w:tr>
      <w:tr w:rsidR="009B2147" w:rsidTr="009B2147">
        <w:tc>
          <w:tcPr>
            <w:tcW w:w="925" w:type="dxa"/>
            <w:shd w:val="clear" w:color="auto" w:fill="auto"/>
          </w:tcPr>
          <w:p w:rsidR="009B2147" w:rsidRDefault="009B2147" w:rsidP="009B2147">
            <w:pPr>
              <w:pStyle w:val="ac"/>
              <w:ind w:left="0"/>
              <w:rPr>
                <w:rFonts w:cs="David"/>
                <w:rtl/>
              </w:rPr>
            </w:pPr>
            <w:r>
              <w:rPr>
                <w:rFonts w:cs="David" w:hint="cs"/>
                <w:rtl/>
              </w:rPr>
              <w:t>גוש 1</w:t>
            </w:r>
          </w:p>
        </w:tc>
        <w:tc>
          <w:tcPr>
            <w:tcW w:w="886" w:type="dxa"/>
            <w:shd w:val="clear" w:color="auto" w:fill="auto"/>
          </w:tcPr>
          <w:p w:rsidR="009B2147" w:rsidRDefault="009B2147" w:rsidP="009B2147">
            <w:pPr>
              <w:pStyle w:val="ac"/>
              <w:ind w:left="0"/>
              <w:rPr>
                <w:rFonts w:cs="David"/>
                <w:rtl/>
              </w:rPr>
            </w:pPr>
            <w:r>
              <w:rPr>
                <w:rFonts w:cs="David" w:hint="cs"/>
                <w:rtl/>
              </w:rPr>
              <w:t>כן</w:t>
            </w:r>
          </w:p>
        </w:tc>
        <w:tc>
          <w:tcPr>
            <w:tcW w:w="1239" w:type="dxa"/>
            <w:shd w:val="clear" w:color="auto" w:fill="auto"/>
          </w:tcPr>
          <w:p w:rsidR="009B2147" w:rsidRDefault="009B2147" w:rsidP="009B2147">
            <w:pPr>
              <w:pStyle w:val="ac"/>
              <w:ind w:left="0"/>
              <w:rPr>
                <w:rFonts w:cs="David"/>
                <w:rtl/>
              </w:rPr>
            </w:pPr>
          </w:p>
        </w:tc>
        <w:tc>
          <w:tcPr>
            <w:tcW w:w="924" w:type="dxa"/>
            <w:shd w:val="clear" w:color="auto" w:fill="auto"/>
          </w:tcPr>
          <w:p w:rsidR="009B2147" w:rsidRDefault="009B2147" w:rsidP="009B2147">
            <w:pPr>
              <w:pStyle w:val="ac"/>
              <w:ind w:left="0"/>
              <w:rPr>
                <w:rFonts w:cs="David"/>
                <w:rtl/>
              </w:rPr>
            </w:pPr>
            <w:r>
              <w:rPr>
                <w:rFonts w:cs="David" w:hint="cs"/>
                <w:rtl/>
              </w:rPr>
              <w:t>1234</w:t>
            </w:r>
          </w:p>
        </w:tc>
        <w:tc>
          <w:tcPr>
            <w:tcW w:w="1030" w:type="dxa"/>
            <w:shd w:val="clear" w:color="auto" w:fill="auto"/>
          </w:tcPr>
          <w:p w:rsidR="009B2147" w:rsidRDefault="009B2147" w:rsidP="009B2147">
            <w:pPr>
              <w:pStyle w:val="ac"/>
              <w:ind w:left="0"/>
              <w:rPr>
                <w:rFonts w:cs="David"/>
                <w:rtl/>
              </w:rPr>
            </w:pPr>
          </w:p>
        </w:tc>
        <w:tc>
          <w:tcPr>
            <w:tcW w:w="911" w:type="dxa"/>
            <w:shd w:val="clear" w:color="auto" w:fill="auto"/>
          </w:tcPr>
          <w:p w:rsidR="009B2147" w:rsidRDefault="009B2147" w:rsidP="009B2147">
            <w:pPr>
              <w:pStyle w:val="ac"/>
              <w:ind w:left="0"/>
              <w:rPr>
                <w:rFonts w:cs="David"/>
                <w:rtl/>
              </w:rPr>
            </w:pPr>
            <w:r>
              <w:rPr>
                <w:rFonts w:cs="David" w:hint="cs"/>
                <w:rtl/>
              </w:rPr>
              <w:t>ישנה</w:t>
            </w:r>
          </w:p>
        </w:tc>
        <w:tc>
          <w:tcPr>
            <w:tcW w:w="951" w:type="dxa"/>
            <w:shd w:val="clear" w:color="auto" w:fill="auto"/>
          </w:tcPr>
          <w:p w:rsidR="009B2147" w:rsidRDefault="009B2147" w:rsidP="009B2147">
            <w:pPr>
              <w:pStyle w:val="ac"/>
              <w:ind w:left="0"/>
              <w:rPr>
                <w:rFonts w:cs="David"/>
                <w:rtl/>
              </w:rPr>
            </w:pPr>
            <w:r>
              <w:rPr>
                <w:rFonts w:cs="David"/>
              </w:rPr>
              <w:t>R</w:t>
            </w:r>
          </w:p>
        </w:tc>
        <w:tc>
          <w:tcPr>
            <w:tcW w:w="951" w:type="dxa"/>
            <w:shd w:val="clear" w:color="auto" w:fill="auto"/>
          </w:tcPr>
          <w:p w:rsidR="009B2147" w:rsidRDefault="009B2147" w:rsidP="009B2147">
            <w:pPr>
              <w:pStyle w:val="ac"/>
              <w:ind w:left="0"/>
              <w:rPr>
                <w:rFonts w:cs="David"/>
                <w:rtl/>
              </w:rPr>
            </w:pPr>
          </w:p>
        </w:tc>
      </w:tr>
      <w:tr w:rsidR="009B2147" w:rsidTr="009B2147">
        <w:tc>
          <w:tcPr>
            <w:tcW w:w="925" w:type="dxa"/>
            <w:shd w:val="clear" w:color="auto" w:fill="auto"/>
          </w:tcPr>
          <w:p w:rsidR="009B2147" w:rsidRDefault="009B2147" w:rsidP="009B2147">
            <w:pPr>
              <w:pStyle w:val="ac"/>
              <w:ind w:left="0"/>
              <w:rPr>
                <w:rFonts w:cs="David"/>
                <w:rtl/>
              </w:rPr>
            </w:pPr>
            <w:r>
              <w:rPr>
                <w:rFonts w:cs="David" w:hint="cs"/>
                <w:rtl/>
              </w:rPr>
              <w:t>גוש 1</w:t>
            </w:r>
          </w:p>
        </w:tc>
        <w:tc>
          <w:tcPr>
            <w:tcW w:w="886" w:type="dxa"/>
            <w:shd w:val="clear" w:color="auto" w:fill="auto"/>
          </w:tcPr>
          <w:p w:rsidR="009B2147" w:rsidRDefault="009B2147" w:rsidP="009B2147">
            <w:pPr>
              <w:pStyle w:val="ac"/>
              <w:ind w:left="0"/>
              <w:rPr>
                <w:rFonts w:cs="David"/>
                <w:rtl/>
              </w:rPr>
            </w:pPr>
          </w:p>
        </w:tc>
        <w:tc>
          <w:tcPr>
            <w:tcW w:w="1239" w:type="dxa"/>
            <w:shd w:val="clear" w:color="auto" w:fill="auto"/>
          </w:tcPr>
          <w:p w:rsidR="009B2147" w:rsidRDefault="009B2147" w:rsidP="009B2147">
            <w:pPr>
              <w:pStyle w:val="ac"/>
              <w:ind w:left="0"/>
              <w:rPr>
                <w:rFonts w:cs="David"/>
                <w:rtl/>
              </w:rPr>
            </w:pPr>
            <w:r>
              <w:rPr>
                <w:rFonts w:cs="David" w:hint="cs"/>
                <w:rtl/>
              </w:rPr>
              <w:t>123/45</w:t>
            </w:r>
          </w:p>
        </w:tc>
        <w:tc>
          <w:tcPr>
            <w:tcW w:w="924" w:type="dxa"/>
            <w:shd w:val="clear" w:color="auto" w:fill="auto"/>
          </w:tcPr>
          <w:p w:rsidR="009B2147" w:rsidRDefault="009B2147" w:rsidP="009B2147">
            <w:pPr>
              <w:pStyle w:val="ac"/>
              <w:ind w:left="0"/>
              <w:rPr>
                <w:rFonts w:cs="David"/>
                <w:rtl/>
              </w:rPr>
            </w:pPr>
          </w:p>
        </w:tc>
        <w:tc>
          <w:tcPr>
            <w:tcW w:w="1030" w:type="dxa"/>
            <w:shd w:val="clear" w:color="auto" w:fill="auto"/>
          </w:tcPr>
          <w:p w:rsidR="009B2147" w:rsidRDefault="009B2147" w:rsidP="009B2147">
            <w:pPr>
              <w:pStyle w:val="ac"/>
              <w:ind w:left="0"/>
              <w:rPr>
                <w:rFonts w:cs="David"/>
                <w:rtl/>
              </w:rPr>
            </w:pPr>
            <w:r>
              <w:rPr>
                <w:rFonts w:cs="David" w:hint="cs"/>
                <w:rtl/>
              </w:rPr>
              <w:t>234</w:t>
            </w:r>
          </w:p>
        </w:tc>
        <w:tc>
          <w:tcPr>
            <w:tcW w:w="911" w:type="dxa"/>
            <w:shd w:val="clear" w:color="auto" w:fill="auto"/>
          </w:tcPr>
          <w:p w:rsidR="009B2147" w:rsidRDefault="009B2147" w:rsidP="009B2147">
            <w:pPr>
              <w:pStyle w:val="ac"/>
              <w:ind w:left="0"/>
              <w:rPr>
                <w:rFonts w:cs="David"/>
                <w:rtl/>
              </w:rPr>
            </w:pPr>
            <w:r>
              <w:rPr>
                <w:rFonts w:cs="David" w:hint="cs"/>
                <w:rtl/>
              </w:rPr>
              <w:t>ישנה</w:t>
            </w:r>
          </w:p>
        </w:tc>
        <w:tc>
          <w:tcPr>
            <w:tcW w:w="951" w:type="dxa"/>
            <w:shd w:val="clear" w:color="auto" w:fill="auto"/>
          </w:tcPr>
          <w:p w:rsidR="009B2147" w:rsidRDefault="009B2147" w:rsidP="009B2147">
            <w:pPr>
              <w:pStyle w:val="ac"/>
              <w:ind w:left="0"/>
              <w:rPr>
                <w:rFonts w:cs="David"/>
              </w:rPr>
            </w:pPr>
            <w:r>
              <w:rPr>
                <w:rFonts w:cs="David"/>
              </w:rPr>
              <w:t>B</w:t>
            </w:r>
          </w:p>
        </w:tc>
        <w:tc>
          <w:tcPr>
            <w:tcW w:w="951" w:type="dxa"/>
            <w:shd w:val="clear" w:color="auto" w:fill="auto"/>
          </w:tcPr>
          <w:p w:rsidR="009B2147" w:rsidRDefault="009B2147" w:rsidP="009B2147">
            <w:pPr>
              <w:pStyle w:val="ac"/>
              <w:ind w:left="0"/>
              <w:rPr>
                <w:rFonts w:cs="David"/>
                <w:rtl/>
              </w:rPr>
            </w:pPr>
          </w:p>
        </w:tc>
      </w:tr>
      <w:tr w:rsidR="009B2147" w:rsidTr="009B2147">
        <w:tc>
          <w:tcPr>
            <w:tcW w:w="925" w:type="dxa"/>
            <w:shd w:val="clear" w:color="auto" w:fill="auto"/>
          </w:tcPr>
          <w:p w:rsidR="009B2147" w:rsidRDefault="009B2147" w:rsidP="009B2147">
            <w:pPr>
              <w:pStyle w:val="ac"/>
              <w:ind w:left="0"/>
              <w:rPr>
                <w:rFonts w:cs="David"/>
                <w:rtl/>
              </w:rPr>
            </w:pPr>
          </w:p>
        </w:tc>
        <w:tc>
          <w:tcPr>
            <w:tcW w:w="886" w:type="dxa"/>
            <w:shd w:val="clear" w:color="auto" w:fill="auto"/>
          </w:tcPr>
          <w:p w:rsidR="009B2147" w:rsidRDefault="009B2147" w:rsidP="009B2147">
            <w:pPr>
              <w:pStyle w:val="ac"/>
              <w:ind w:left="0"/>
              <w:rPr>
                <w:rFonts w:cs="David"/>
                <w:rtl/>
              </w:rPr>
            </w:pPr>
          </w:p>
        </w:tc>
        <w:tc>
          <w:tcPr>
            <w:tcW w:w="1239" w:type="dxa"/>
            <w:shd w:val="clear" w:color="auto" w:fill="auto"/>
          </w:tcPr>
          <w:p w:rsidR="009B2147" w:rsidRDefault="009B2147" w:rsidP="009B2147">
            <w:pPr>
              <w:pStyle w:val="ac"/>
              <w:ind w:left="0"/>
              <w:rPr>
                <w:rFonts w:cs="David"/>
                <w:rtl/>
              </w:rPr>
            </w:pPr>
          </w:p>
        </w:tc>
        <w:tc>
          <w:tcPr>
            <w:tcW w:w="924" w:type="dxa"/>
            <w:shd w:val="clear" w:color="auto" w:fill="auto"/>
          </w:tcPr>
          <w:p w:rsidR="009B2147" w:rsidRDefault="009B2147" w:rsidP="009B2147">
            <w:pPr>
              <w:pStyle w:val="ac"/>
              <w:ind w:left="0"/>
              <w:rPr>
                <w:rFonts w:cs="David"/>
                <w:rtl/>
              </w:rPr>
            </w:pPr>
          </w:p>
        </w:tc>
        <w:tc>
          <w:tcPr>
            <w:tcW w:w="1030" w:type="dxa"/>
            <w:shd w:val="clear" w:color="auto" w:fill="auto"/>
          </w:tcPr>
          <w:p w:rsidR="009B2147" w:rsidRDefault="009B2147" w:rsidP="009B2147">
            <w:pPr>
              <w:pStyle w:val="ac"/>
              <w:ind w:left="0"/>
              <w:rPr>
                <w:rFonts w:cs="David"/>
                <w:rtl/>
              </w:rPr>
            </w:pPr>
          </w:p>
        </w:tc>
        <w:tc>
          <w:tcPr>
            <w:tcW w:w="911" w:type="dxa"/>
            <w:shd w:val="clear" w:color="auto" w:fill="auto"/>
          </w:tcPr>
          <w:p w:rsidR="009B2147" w:rsidRDefault="009B2147" w:rsidP="009B2147">
            <w:pPr>
              <w:pStyle w:val="ac"/>
              <w:ind w:left="0"/>
              <w:rPr>
                <w:rFonts w:cs="David"/>
                <w:rtl/>
              </w:rPr>
            </w:pPr>
          </w:p>
        </w:tc>
        <w:tc>
          <w:tcPr>
            <w:tcW w:w="951" w:type="dxa"/>
            <w:shd w:val="clear" w:color="auto" w:fill="auto"/>
          </w:tcPr>
          <w:p w:rsidR="009B2147" w:rsidRDefault="009B2147" w:rsidP="009B2147">
            <w:pPr>
              <w:pStyle w:val="ac"/>
              <w:ind w:left="0"/>
              <w:rPr>
                <w:rFonts w:cs="David"/>
              </w:rPr>
            </w:pPr>
          </w:p>
        </w:tc>
        <w:tc>
          <w:tcPr>
            <w:tcW w:w="951" w:type="dxa"/>
            <w:shd w:val="clear" w:color="auto" w:fill="auto"/>
          </w:tcPr>
          <w:p w:rsidR="009B2147" w:rsidRDefault="009B2147" w:rsidP="009B2147">
            <w:pPr>
              <w:pStyle w:val="ac"/>
              <w:ind w:left="0"/>
              <w:rPr>
                <w:rFonts w:cs="David"/>
                <w:rtl/>
              </w:rPr>
            </w:pPr>
          </w:p>
        </w:tc>
      </w:tr>
      <w:tr w:rsidR="009B2147" w:rsidTr="009B2147">
        <w:tc>
          <w:tcPr>
            <w:tcW w:w="925" w:type="dxa"/>
            <w:shd w:val="clear" w:color="auto" w:fill="auto"/>
          </w:tcPr>
          <w:p w:rsidR="009B2147" w:rsidRDefault="009B2147" w:rsidP="009B2147">
            <w:pPr>
              <w:pStyle w:val="ac"/>
              <w:ind w:left="0"/>
              <w:rPr>
                <w:rFonts w:cs="David"/>
                <w:rtl/>
              </w:rPr>
            </w:pPr>
            <w:r>
              <w:rPr>
                <w:rFonts w:cs="David" w:hint="cs"/>
                <w:rtl/>
              </w:rPr>
              <w:t>גוש 2</w:t>
            </w:r>
          </w:p>
        </w:tc>
        <w:tc>
          <w:tcPr>
            <w:tcW w:w="886" w:type="dxa"/>
            <w:shd w:val="clear" w:color="auto" w:fill="auto"/>
          </w:tcPr>
          <w:p w:rsidR="009B2147" w:rsidRDefault="009B2147" w:rsidP="009B2147">
            <w:pPr>
              <w:pStyle w:val="ac"/>
              <w:ind w:left="0"/>
              <w:rPr>
                <w:rFonts w:cs="David"/>
                <w:rtl/>
              </w:rPr>
            </w:pPr>
          </w:p>
        </w:tc>
        <w:tc>
          <w:tcPr>
            <w:tcW w:w="1239" w:type="dxa"/>
            <w:shd w:val="clear" w:color="auto" w:fill="auto"/>
          </w:tcPr>
          <w:p w:rsidR="009B2147" w:rsidRDefault="009B2147" w:rsidP="009B2147">
            <w:pPr>
              <w:pStyle w:val="ac"/>
              <w:ind w:left="0"/>
              <w:rPr>
                <w:rFonts w:cs="David"/>
                <w:rtl/>
              </w:rPr>
            </w:pPr>
            <w:r>
              <w:rPr>
                <w:rFonts w:cs="David" w:hint="cs"/>
                <w:rtl/>
              </w:rPr>
              <w:t>678/99</w:t>
            </w:r>
          </w:p>
        </w:tc>
        <w:tc>
          <w:tcPr>
            <w:tcW w:w="924" w:type="dxa"/>
            <w:shd w:val="clear" w:color="auto" w:fill="auto"/>
          </w:tcPr>
          <w:p w:rsidR="009B2147" w:rsidRDefault="009B2147" w:rsidP="009B2147">
            <w:pPr>
              <w:pStyle w:val="ac"/>
              <w:ind w:left="0"/>
              <w:rPr>
                <w:rFonts w:cs="David"/>
                <w:rtl/>
              </w:rPr>
            </w:pPr>
          </w:p>
        </w:tc>
        <w:tc>
          <w:tcPr>
            <w:tcW w:w="1030" w:type="dxa"/>
            <w:shd w:val="clear" w:color="auto" w:fill="auto"/>
          </w:tcPr>
          <w:p w:rsidR="009B2147" w:rsidRDefault="009B2147" w:rsidP="009B2147">
            <w:pPr>
              <w:pStyle w:val="ac"/>
              <w:ind w:left="0"/>
              <w:rPr>
                <w:rFonts w:cs="David"/>
                <w:rtl/>
              </w:rPr>
            </w:pPr>
            <w:r>
              <w:rPr>
                <w:rFonts w:cs="David" w:hint="cs"/>
                <w:rtl/>
              </w:rPr>
              <w:t>8877</w:t>
            </w:r>
          </w:p>
        </w:tc>
        <w:tc>
          <w:tcPr>
            <w:tcW w:w="911" w:type="dxa"/>
            <w:shd w:val="clear" w:color="auto" w:fill="auto"/>
          </w:tcPr>
          <w:p w:rsidR="009B2147" w:rsidRDefault="009B2147" w:rsidP="009B2147">
            <w:pPr>
              <w:pStyle w:val="ac"/>
              <w:ind w:left="0"/>
              <w:rPr>
                <w:rFonts w:cs="David"/>
                <w:rtl/>
              </w:rPr>
            </w:pPr>
            <w:r>
              <w:rPr>
                <w:rFonts w:cs="David" w:hint="cs"/>
                <w:rtl/>
              </w:rPr>
              <w:t>חדשה</w:t>
            </w:r>
          </w:p>
        </w:tc>
        <w:tc>
          <w:tcPr>
            <w:tcW w:w="951" w:type="dxa"/>
            <w:shd w:val="clear" w:color="auto" w:fill="auto"/>
          </w:tcPr>
          <w:p w:rsidR="009B2147" w:rsidRDefault="009B2147" w:rsidP="009B2147">
            <w:pPr>
              <w:pStyle w:val="ac"/>
              <w:ind w:left="0"/>
              <w:rPr>
                <w:rFonts w:cs="David"/>
              </w:rPr>
            </w:pPr>
            <w:r>
              <w:rPr>
                <w:rFonts w:cs="David"/>
              </w:rPr>
              <w:t>C</w:t>
            </w:r>
          </w:p>
        </w:tc>
        <w:tc>
          <w:tcPr>
            <w:tcW w:w="951" w:type="dxa"/>
            <w:shd w:val="clear" w:color="auto" w:fill="auto"/>
          </w:tcPr>
          <w:p w:rsidR="009B2147" w:rsidRDefault="009B2147" w:rsidP="009B2147">
            <w:pPr>
              <w:pStyle w:val="ac"/>
              <w:ind w:left="0"/>
              <w:rPr>
                <w:rFonts w:cs="David"/>
                <w:rtl/>
              </w:rPr>
            </w:pPr>
          </w:p>
        </w:tc>
      </w:tr>
      <w:tr w:rsidR="009B2147" w:rsidTr="009B2147">
        <w:tc>
          <w:tcPr>
            <w:tcW w:w="925" w:type="dxa"/>
            <w:shd w:val="clear" w:color="auto" w:fill="auto"/>
          </w:tcPr>
          <w:p w:rsidR="009B2147" w:rsidRDefault="009B2147" w:rsidP="009B2147">
            <w:pPr>
              <w:pStyle w:val="ac"/>
              <w:ind w:left="0"/>
              <w:rPr>
                <w:rFonts w:cs="David"/>
                <w:rtl/>
              </w:rPr>
            </w:pPr>
          </w:p>
        </w:tc>
        <w:tc>
          <w:tcPr>
            <w:tcW w:w="886" w:type="dxa"/>
            <w:shd w:val="clear" w:color="auto" w:fill="auto"/>
          </w:tcPr>
          <w:p w:rsidR="009B2147" w:rsidRDefault="009B2147" w:rsidP="009B2147">
            <w:pPr>
              <w:pStyle w:val="ac"/>
              <w:ind w:left="0"/>
              <w:rPr>
                <w:rFonts w:cs="David"/>
                <w:rtl/>
              </w:rPr>
            </w:pPr>
          </w:p>
        </w:tc>
        <w:tc>
          <w:tcPr>
            <w:tcW w:w="1239" w:type="dxa"/>
            <w:shd w:val="clear" w:color="auto" w:fill="auto"/>
          </w:tcPr>
          <w:p w:rsidR="009B2147" w:rsidRDefault="009B2147" w:rsidP="009B2147">
            <w:pPr>
              <w:pStyle w:val="ac"/>
              <w:ind w:left="0"/>
              <w:rPr>
                <w:rFonts w:cs="David"/>
                <w:rtl/>
              </w:rPr>
            </w:pPr>
          </w:p>
        </w:tc>
        <w:tc>
          <w:tcPr>
            <w:tcW w:w="924" w:type="dxa"/>
            <w:shd w:val="clear" w:color="auto" w:fill="auto"/>
          </w:tcPr>
          <w:p w:rsidR="009B2147" w:rsidRDefault="009B2147" w:rsidP="009B2147">
            <w:pPr>
              <w:pStyle w:val="ac"/>
              <w:ind w:left="0"/>
              <w:rPr>
                <w:rFonts w:cs="David"/>
                <w:rtl/>
              </w:rPr>
            </w:pPr>
          </w:p>
        </w:tc>
        <w:tc>
          <w:tcPr>
            <w:tcW w:w="1030" w:type="dxa"/>
            <w:shd w:val="clear" w:color="auto" w:fill="auto"/>
          </w:tcPr>
          <w:p w:rsidR="009B2147" w:rsidRDefault="009B2147" w:rsidP="009B2147">
            <w:pPr>
              <w:pStyle w:val="ac"/>
              <w:ind w:left="0"/>
              <w:rPr>
                <w:rFonts w:cs="David"/>
                <w:rtl/>
              </w:rPr>
            </w:pPr>
          </w:p>
        </w:tc>
        <w:tc>
          <w:tcPr>
            <w:tcW w:w="911" w:type="dxa"/>
            <w:shd w:val="clear" w:color="auto" w:fill="auto"/>
          </w:tcPr>
          <w:p w:rsidR="009B2147" w:rsidRDefault="009B2147" w:rsidP="009B2147">
            <w:pPr>
              <w:pStyle w:val="ac"/>
              <w:ind w:left="0"/>
              <w:rPr>
                <w:rFonts w:cs="David"/>
                <w:rtl/>
              </w:rPr>
            </w:pPr>
          </w:p>
        </w:tc>
        <w:tc>
          <w:tcPr>
            <w:tcW w:w="951" w:type="dxa"/>
            <w:shd w:val="clear" w:color="auto" w:fill="auto"/>
          </w:tcPr>
          <w:p w:rsidR="009B2147" w:rsidRDefault="009B2147" w:rsidP="009B2147">
            <w:pPr>
              <w:pStyle w:val="ac"/>
              <w:ind w:left="0"/>
              <w:rPr>
                <w:rFonts w:cs="David"/>
              </w:rPr>
            </w:pPr>
          </w:p>
        </w:tc>
        <w:tc>
          <w:tcPr>
            <w:tcW w:w="951" w:type="dxa"/>
            <w:shd w:val="clear" w:color="auto" w:fill="auto"/>
          </w:tcPr>
          <w:p w:rsidR="009B2147" w:rsidRDefault="009B2147" w:rsidP="009B2147">
            <w:pPr>
              <w:pStyle w:val="ac"/>
              <w:ind w:left="0"/>
              <w:rPr>
                <w:rFonts w:cs="David"/>
                <w:rtl/>
              </w:rPr>
            </w:pPr>
          </w:p>
        </w:tc>
      </w:tr>
    </w:tbl>
    <w:p w:rsidR="0050214B" w:rsidRDefault="0050214B" w:rsidP="009B2147">
      <w:pPr>
        <w:pStyle w:val="ac"/>
        <w:ind w:left="1080"/>
        <w:rPr>
          <w:rFonts w:cs="David"/>
        </w:rPr>
      </w:pPr>
    </w:p>
    <w:p w:rsidR="009B2147" w:rsidRDefault="009B2147" w:rsidP="00621C17">
      <w:pPr>
        <w:pStyle w:val="ac"/>
        <w:numPr>
          <w:ilvl w:val="0"/>
          <w:numId w:val="30"/>
        </w:numPr>
        <w:rPr>
          <w:rFonts w:cs="David"/>
        </w:rPr>
      </w:pPr>
      <w:r>
        <w:rPr>
          <w:rFonts w:cs="David" w:hint="cs"/>
          <w:rtl/>
        </w:rPr>
        <w:t xml:space="preserve">אופן </w:t>
      </w:r>
      <w:r>
        <w:rPr>
          <w:rFonts w:cs="David" w:hint="cs"/>
          <w:rtl/>
        </w:rPr>
        <w:t>השחזור</w:t>
      </w:r>
      <w:r w:rsidR="004A387B">
        <w:rPr>
          <w:rFonts w:cs="David" w:hint="cs"/>
          <w:rtl/>
        </w:rPr>
        <w:t xml:space="preserve"> (כאן יש להסביר את </w:t>
      </w:r>
      <w:r w:rsidR="00621C17">
        <w:rPr>
          <w:rFonts w:cs="David" w:hint="cs"/>
          <w:rtl/>
        </w:rPr>
        <w:t xml:space="preserve">מערכת </w:t>
      </w:r>
      <w:r w:rsidR="004A387B">
        <w:rPr>
          <w:rFonts w:cs="David" w:hint="cs"/>
          <w:rtl/>
        </w:rPr>
        <w:t>השיקולים</w:t>
      </w:r>
      <w:r w:rsidR="00621C17">
        <w:rPr>
          <w:rFonts w:cs="David" w:hint="cs"/>
          <w:rtl/>
        </w:rPr>
        <w:t xml:space="preserve">, העדיפויות, </w:t>
      </w:r>
      <w:r w:rsidR="004A387B">
        <w:rPr>
          <w:rFonts w:cs="David" w:hint="cs"/>
          <w:rtl/>
        </w:rPr>
        <w:t xml:space="preserve"> ואופן </w:t>
      </w:r>
      <w:r w:rsidR="00621C17">
        <w:rPr>
          <w:rFonts w:cs="David" w:hint="cs"/>
          <w:rtl/>
        </w:rPr>
        <w:t>שחזור</w:t>
      </w:r>
      <w:r w:rsidR="004A387B">
        <w:rPr>
          <w:rFonts w:cs="David" w:hint="cs"/>
          <w:rtl/>
        </w:rPr>
        <w:t xml:space="preserve"> נקודות מעבר למה שמופיע בטבלת המקורות</w:t>
      </w:r>
      <w:r w:rsidR="00621C17">
        <w:rPr>
          <w:rFonts w:cs="David" w:hint="cs"/>
          <w:rtl/>
        </w:rPr>
        <w:t>)</w:t>
      </w:r>
      <w:r w:rsidR="004A387B">
        <w:rPr>
          <w:rFonts w:cs="David" w:hint="cs"/>
          <w:rtl/>
        </w:rPr>
        <w:t>.</w:t>
      </w:r>
    </w:p>
    <w:p w:rsidR="009B2147" w:rsidRDefault="009B2147" w:rsidP="009B2147">
      <w:pPr>
        <w:pStyle w:val="ac"/>
        <w:numPr>
          <w:ilvl w:val="0"/>
          <w:numId w:val="30"/>
        </w:numPr>
        <w:rPr>
          <w:rFonts w:cs="David"/>
        </w:rPr>
      </w:pPr>
      <w:r>
        <w:rPr>
          <w:rFonts w:cs="David" w:hint="cs"/>
          <w:rtl/>
        </w:rPr>
        <w:t>התמרות</w:t>
      </w:r>
      <w:r w:rsidR="00621C17">
        <w:rPr>
          <w:rFonts w:cs="David" w:hint="cs"/>
          <w:rtl/>
        </w:rPr>
        <w:t xml:space="preserve"> (כאן יש לציין את ההתמרות שחושבו, שיקולים מיוחדים וכד')</w:t>
      </w:r>
    </w:p>
    <w:p w:rsidR="009B2147" w:rsidRPr="0050214B" w:rsidRDefault="009B2147" w:rsidP="00621C17">
      <w:pPr>
        <w:pStyle w:val="ac"/>
        <w:numPr>
          <w:ilvl w:val="0"/>
          <w:numId w:val="30"/>
        </w:numPr>
        <w:rPr>
          <w:rFonts w:cs="David"/>
          <w:rtl/>
        </w:rPr>
      </w:pPr>
      <w:r>
        <w:rPr>
          <w:rFonts w:cs="David" w:hint="cs"/>
          <w:rtl/>
        </w:rPr>
        <w:t>בעיות מיוחדות</w:t>
      </w:r>
      <w:r w:rsidR="00621C17">
        <w:rPr>
          <w:rFonts w:cs="David" w:hint="cs"/>
          <w:rtl/>
        </w:rPr>
        <w:t xml:space="preserve"> (כאן יש לציין בעיות מיוחדות שהמודד נתקל</w:t>
      </w:r>
      <w:r w:rsidR="002E36A2">
        <w:rPr>
          <w:rFonts w:cs="David" w:hint="cs"/>
          <w:rtl/>
        </w:rPr>
        <w:t xml:space="preserve"> בהן</w:t>
      </w:r>
      <w:r w:rsidR="00621C17">
        <w:rPr>
          <w:rFonts w:cs="David" w:hint="cs"/>
          <w:rtl/>
        </w:rPr>
        <w:t xml:space="preserve">, </w:t>
      </w:r>
      <w:r w:rsidR="002E36A2">
        <w:rPr>
          <w:rFonts w:cs="David" w:hint="cs"/>
          <w:rtl/>
        </w:rPr>
        <w:t>בעיות</w:t>
      </w:r>
      <w:r w:rsidR="00621C17">
        <w:rPr>
          <w:rFonts w:cs="David" w:hint="cs"/>
          <w:rtl/>
        </w:rPr>
        <w:t xml:space="preserve"> שהמודד לא הצליח לפתור כגון אי סגירת מידות חזיתות, אי סגירת גדלי שטחים וכד').</w:t>
      </w:r>
    </w:p>
    <w:p w:rsidR="00733695" w:rsidRPr="0050214B" w:rsidRDefault="00733695" w:rsidP="006D0F7F">
      <w:pPr>
        <w:bidi w:val="0"/>
        <w:rPr>
          <w:rFonts w:ascii="Arial" w:hAnsi="Arial" w:cs="David"/>
        </w:rPr>
      </w:pPr>
    </w:p>
    <w:sectPr w:rsidR="00733695" w:rsidRPr="0050214B" w:rsidSect="001B322F">
      <w:headerReference w:type="even" r:id="rId12"/>
      <w:headerReference w:type="default" r:id="rId13"/>
      <w:footerReference w:type="even" r:id="rId14"/>
      <w:footerReference w:type="default" r:id="rId15"/>
      <w:headerReference w:type="first" r:id="rId16"/>
      <w:footerReference w:type="first" r:id="rId17"/>
      <w:pgSz w:w="12240" w:h="15840" w:code="1"/>
      <w:pgMar w:top="2268" w:right="1418" w:bottom="2268" w:left="1418" w:header="567" w:footer="284" w:gutter="0"/>
      <w:cols w:space="720"/>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3C94" w:rsidRDefault="00323C94">
      <w:r>
        <w:separator/>
      </w:r>
    </w:p>
  </w:endnote>
  <w:endnote w:type="continuationSeparator" w:id="0">
    <w:p w:rsidR="00323C94" w:rsidRDefault="00323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9"/>
      <w:bidiVisual/>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1701"/>
      <w:gridCol w:w="3685"/>
    </w:tblGrid>
    <w:tr w:rsidR="00B84566" w:rsidRPr="006C3D96" w:rsidTr="00D04F41">
      <w:trPr>
        <w:trHeight w:val="283"/>
      </w:trPr>
      <w:tc>
        <w:tcPr>
          <w:tcW w:w="3685" w:type="dxa"/>
          <w:tcBorders>
            <w:bottom w:val="single" w:sz="4" w:space="0" w:color="7030A0"/>
          </w:tcBorders>
        </w:tcPr>
        <w:p w:rsidR="00B84566" w:rsidRPr="00C34FDA" w:rsidRDefault="00B84566" w:rsidP="00D04F41">
          <w:pPr>
            <w:pStyle w:val="a3"/>
            <w:tabs>
              <w:tab w:val="left" w:pos="48"/>
              <w:tab w:val="left" w:pos="190"/>
            </w:tabs>
            <w:rPr>
              <w:rFonts w:cs="David"/>
              <w:b/>
              <w:bCs/>
              <w:color w:val="7030A0"/>
              <w:sz w:val="18"/>
              <w:szCs w:val="18"/>
              <w:rtl/>
            </w:rPr>
          </w:pPr>
        </w:p>
      </w:tc>
      <w:tc>
        <w:tcPr>
          <w:tcW w:w="1701" w:type="dxa"/>
          <w:vMerge w:val="restart"/>
          <w:vAlign w:val="center"/>
        </w:tcPr>
        <w:p w:rsidR="00B84566" w:rsidRPr="00C34FDA" w:rsidRDefault="00B84566" w:rsidP="00D04F41">
          <w:pPr>
            <w:pStyle w:val="a3"/>
            <w:tabs>
              <w:tab w:val="left" w:pos="48"/>
              <w:tab w:val="left" w:pos="190"/>
            </w:tabs>
            <w:jc w:val="center"/>
            <w:rPr>
              <w:rFonts w:cs="David"/>
              <w:b/>
              <w:bCs/>
              <w:color w:val="7030A0"/>
              <w:sz w:val="18"/>
              <w:szCs w:val="18"/>
              <w:rtl/>
            </w:rPr>
          </w:pPr>
          <w:r w:rsidRPr="00C34FDA">
            <w:rPr>
              <w:rFonts w:cs="David" w:hint="cs"/>
              <w:noProof/>
              <w:color w:val="7030A0"/>
              <w:sz w:val="18"/>
              <w:szCs w:val="18"/>
              <w:rtl/>
              <w:lang w:eastAsia="en-US"/>
            </w:rPr>
            <w:drawing>
              <wp:anchor distT="0" distB="0" distL="114300" distR="114300" simplePos="0" relativeHeight="251658240" behindDoc="1" locked="0" layoutInCell="1" allowOverlap="1" wp14:anchorId="679AE756" wp14:editId="3CA9AAEE">
                <wp:simplePos x="0" y="0"/>
                <wp:positionH relativeFrom="column">
                  <wp:posOffset>5715</wp:posOffset>
                </wp:positionH>
                <wp:positionV relativeFrom="paragraph">
                  <wp:posOffset>-64770</wp:posOffset>
                </wp:positionV>
                <wp:extent cx="899795" cy="768985"/>
                <wp:effectExtent l="0" t="0" r="0" b="0"/>
                <wp:wrapNone/>
                <wp:docPr id="7" name="תמונה 9" descr="לוגו משופר עברית אנגלית לאופי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לוגו משופר עברית אנגלית לאופיס"/>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795" cy="768985"/>
                        </a:xfrm>
                        <a:prstGeom prst="rect">
                          <a:avLst/>
                        </a:prstGeom>
                        <a:noFill/>
                        <a:ln>
                          <a:noFill/>
                        </a:ln>
                      </pic:spPr>
                    </pic:pic>
                  </a:graphicData>
                </a:graphic>
              </wp:anchor>
            </w:drawing>
          </w:r>
        </w:p>
      </w:tc>
      <w:tc>
        <w:tcPr>
          <w:tcW w:w="3685" w:type="dxa"/>
          <w:tcBorders>
            <w:bottom w:val="single" w:sz="4" w:space="0" w:color="7030A0"/>
          </w:tcBorders>
        </w:tcPr>
        <w:p w:rsidR="00B84566" w:rsidRPr="00C34FDA" w:rsidRDefault="00B84566" w:rsidP="00D04F41">
          <w:pPr>
            <w:pStyle w:val="a3"/>
            <w:tabs>
              <w:tab w:val="left" w:pos="48"/>
              <w:tab w:val="left" w:pos="190"/>
            </w:tabs>
            <w:jc w:val="right"/>
            <w:rPr>
              <w:rFonts w:cs="David"/>
              <w:b/>
              <w:bCs/>
              <w:color w:val="7030A0"/>
              <w:sz w:val="18"/>
              <w:szCs w:val="18"/>
              <w:rtl/>
            </w:rPr>
          </w:pPr>
        </w:p>
      </w:tc>
    </w:tr>
    <w:tr w:rsidR="00B84566" w:rsidRPr="006C3D96" w:rsidTr="00D04F41">
      <w:trPr>
        <w:trHeight w:val="283"/>
      </w:trPr>
      <w:tc>
        <w:tcPr>
          <w:tcW w:w="3685" w:type="dxa"/>
          <w:tcBorders>
            <w:top w:val="single" w:sz="4" w:space="0" w:color="7030A0"/>
          </w:tcBorders>
          <w:vAlign w:val="center"/>
        </w:tcPr>
        <w:p w:rsidR="00B84566" w:rsidRPr="00C34FDA" w:rsidRDefault="00B84566" w:rsidP="00D04F41">
          <w:pPr>
            <w:pStyle w:val="a3"/>
            <w:tabs>
              <w:tab w:val="left" w:pos="48"/>
              <w:tab w:val="left" w:pos="190"/>
            </w:tabs>
            <w:rPr>
              <w:rFonts w:cs="David"/>
              <w:color w:val="7030A0"/>
              <w:sz w:val="18"/>
              <w:szCs w:val="18"/>
              <w:rtl/>
            </w:rPr>
          </w:pPr>
          <w:r w:rsidRPr="00C34FDA">
            <w:rPr>
              <w:rFonts w:cs="David" w:hint="cs"/>
              <w:color w:val="7030A0"/>
              <w:sz w:val="18"/>
              <w:szCs w:val="18"/>
              <w:rtl/>
            </w:rPr>
            <w:t>רחוב לינקולן 1 תל-אביב 65220</w:t>
          </w:r>
        </w:p>
      </w:tc>
      <w:tc>
        <w:tcPr>
          <w:tcW w:w="1701" w:type="dxa"/>
          <w:vMerge/>
        </w:tcPr>
        <w:p w:rsidR="00B84566" w:rsidRPr="00C34FDA" w:rsidRDefault="00B84566" w:rsidP="00D04F41">
          <w:pPr>
            <w:pStyle w:val="a3"/>
            <w:tabs>
              <w:tab w:val="left" w:pos="48"/>
              <w:tab w:val="left" w:pos="190"/>
            </w:tabs>
            <w:rPr>
              <w:rFonts w:cs="David"/>
              <w:b/>
              <w:bCs/>
              <w:color w:val="7030A0"/>
              <w:sz w:val="18"/>
              <w:szCs w:val="18"/>
              <w:rtl/>
            </w:rPr>
          </w:pPr>
        </w:p>
      </w:tc>
      <w:tc>
        <w:tcPr>
          <w:tcW w:w="3685" w:type="dxa"/>
          <w:tcBorders>
            <w:top w:val="single" w:sz="4" w:space="0" w:color="7030A0"/>
          </w:tcBorders>
          <w:vAlign w:val="center"/>
        </w:tcPr>
        <w:p w:rsidR="00B84566" w:rsidRPr="00C34FDA" w:rsidRDefault="00B84566" w:rsidP="00D04F41">
          <w:pPr>
            <w:pStyle w:val="a3"/>
            <w:tabs>
              <w:tab w:val="left" w:pos="48"/>
              <w:tab w:val="left" w:pos="190"/>
            </w:tabs>
            <w:jc w:val="right"/>
            <w:rPr>
              <w:rFonts w:cs="David"/>
              <w:color w:val="7030A0"/>
              <w:sz w:val="18"/>
              <w:szCs w:val="18"/>
            </w:rPr>
          </w:pPr>
          <w:r w:rsidRPr="00C34FDA">
            <w:rPr>
              <w:rFonts w:cs="David"/>
              <w:color w:val="7030A0"/>
              <w:sz w:val="18"/>
              <w:szCs w:val="18"/>
            </w:rPr>
            <w:t xml:space="preserve">1 Lincoln </w:t>
          </w:r>
          <w:proofErr w:type="spellStart"/>
          <w:r w:rsidRPr="00C34FDA">
            <w:rPr>
              <w:rFonts w:cs="David"/>
              <w:color w:val="7030A0"/>
              <w:sz w:val="18"/>
              <w:szCs w:val="18"/>
            </w:rPr>
            <w:t>st.</w:t>
          </w:r>
          <w:proofErr w:type="spellEnd"/>
          <w:r w:rsidRPr="00C34FDA">
            <w:rPr>
              <w:rFonts w:cs="David"/>
              <w:color w:val="7030A0"/>
              <w:sz w:val="18"/>
              <w:szCs w:val="18"/>
            </w:rPr>
            <w:t xml:space="preserve"> Tel-Aviv 65220</w:t>
          </w:r>
        </w:p>
      </w:tc>
    </w:tr>
    <w:tr w:rsidR="00B84566" w:rsidRPr="006C3D96" w:rsidTr="00D04F41">
      <w:trPr>
        <w:trHeight w:val="283"/>
      </w:trPr>
      <w:tc>
        <w:tcPr>
          <w:tcW w:w="3685" w:type="dxa"/>
          <w:vAlign w:val="center"/>
        </w:tcPr>
        <w:p w:rsidR="00B84566" w:rsidRPr="00C34FDA" w:rsidRDefault="00B84566" w:rsidP="00D04F41">
          <w:pPr>
            <w:pStyle w:val="a3"/>
            <w:tabs>
              <w:tab w:val="left" w:pos="48"/>
              <w:tab w:val="left" w:pos="190"/>
            </w:tabs>
            <w:rPr>
              <w:rFonts w:cs="David"/>
              <w:color w:val="7030A0"/>
              <w:sz w:val="18"/>
              <w:szCs w:val="18"/>
              <w:rtl/>
            </w:rPr>
          </w:pPr>
          <w:r w:rsidRPr="00C34FDA">
            <w:rPr>
              <w:rFonts w:cs="David" w:hint="cs"/>
              <w:color w:val="7030A0"/>
              <w:sz w:val="18"/>
              <w:szCs w:val="18"/>
              <w:rtl/>
            </w:rPr>
            <w:t>ת"ד 14171 תל-אביב 61141</w:t>
          </w:r>
        </w:p>
      </w:tc>
      <w:tc>
        <w:tcPr>
          <w:tcW w:w="1701" w:type="dxa"/>
          <w:vMerge/>
        </w:tcPr>
        <w:p w:rsidR="00B84566" w:rsidRPr="00C34FDA" w:rsidRDefault="00B84566" w:rsidP="00D04F41">
          <w:pPr>
            <w:pStyle w:val="a3"/>
            <w:tabs>
              <w:tab w:val="left" w:pos="48"/>
              <w:tab w:val="left" w:pos="190"/>
            </w:tabs>
            <w:rPr>
              <w:rFonts w:cs="David"/>
              <w:b/>
              <w:bCs/>
              <w:color w:val="7030A0"/>
              <w:sz w:val="18"/>
              <w:szCs w:val="18"/>
              <w:rtl/>
            </w:rPr>
          </w:pPr>
        </w:p>
      </w:tc>
      <w:tc>
        <w:tcPr>
          <w:tcW w:w="3685" w:type="dxa"/>
          <w:vAlign w:val="center"/>
        </w:tcPr>
        <w:p w:rsidR="00B84566" w:rsidRPr="00C34FDA" w:rsidRDefault="00B84566" w:rsidP="00D04F41">
          <w:pPr>
            <w:pStyle w:val="a3"/>
            <w:tabs>
              <w:tab w:val="left" w:pos="48"/>
              <w:tab w:val="left" w:pos="190"/>
            </w:tabs>
            <w:jc w:val="right"/>
            <w:rPr>
              <w:rFonts w:cs="David"/>
              <w:color w:val="7030A0"/>
              <w:sz w:val="18"/>
              <w:szCs w:val="18"/>
            </w:rPr>
          </w:pPr>
          <w:proofErr w:type="spellStart"/>
          <w:r w:rsidRPr="00C34FDA">
            <w:rPr>
              <w:rFonts w:cs="David"/>
              <w:color w:val="7030A0"/>
              <w:sz w:val="18"/>
              <w:szCs w:val="18"/>
            </w:rPr>
            <w:t>P.O.Box</w:t>
          </w:r>
          <w:proofErr w:type="spellEnd"/>
          <w:r w:rsidRPr="00C34FDA">
            <w:rPr>
              <w:rFonts w:cs="David"/>
              <w:color w:val="7030A0"/>
              <w:sz w:val="18"/>
              <w:szCs w:val="18"/>
            </w:rPr>
            <w:t xml:space="preserve"> 14171 Tel-Aviv  61141</w:t>
          </w:r>
          <w:r w:rsidRPr="00C34FDA">
            <w:rPr>
              <w:rFonts w:cs="David" w:hint="cs"/>
              <w:color w:val="7030A0"/>
              <w:sz w:val="18"/>
              <w:szCs w:val="18"/>
              <w:rtl/>
            </w:rPr>
            <w:t xml:space="preserve">  </w:t>
          </w:r>
        </w:p>
      </w:tc>
    </w:tr>
    <w:tr w:rsidR="00B84566" w:rsidRPr="006C3D96" w:rsidTr="00D04F41">
      <w:trPr>
        <w:trHeight w:val="283"/>
      </w:trPr>
      <w:tc>
        <w:tcPr>
          <w:tcW w:w="3685" w:type="dxa"/>
          <w:vAlign w:val="center"/>
        </w:tcPr>
        <w:p w:rsidR="00B84566" w:rsidRPr="00C34FDA" w:rsidRDefault="00B84566" w:rsidP="00D04F41">
          <w:pPr>
            <w:pStyle w:val="a3"/>
            <w:tabs>
              <w:tab w:val="left" w:pos="48"/>
              <w:tab w:val="left" w:pos="190"/>
            </w:tabs>
            <w:rPr>
              <w:rFonts w:cs="David"/>
              <w:b/>
              <w:bCs/>
              <w:color w:val="7030A0"/>
              <w:sz w:val="18"/>
              <w:szCs w:val="18"/>
              <w:rtl/>
            </w:rPr>
          </w:pPr>
          <w:r w:rsidRPr="00C34FDA">
            <w:rPr>
              <w:rFonts w:cs="David" w:hint="cs"/>
              <w:color w:val="7030A0"/>
              <w:sz w:val="18"/>
              <w:szCs w:val="18"/>
              <w:rtl/>
            </w:rPr>
            <w:t>טל. 03-6237901, פקס. 03-5610866</w:t>
          </w:r>
        </w:p>
      </w:tc>
      <w:tc>
        <w:tcPr>
          <w:tcW w:w="1701" w:type="dxa"/>
          <w:vMerge/>
        </w:tcPr>
        <w:p w:rsidR="00B84566" w:rsidRPr="00C34FDA" w:rsidRDefault="00B84566" w:rsidP="00D04F41">
          <w:pPr>
            <w:pStyle w:val="a3"/>
            <w:tabs>
              <w:tab w:val="left" w:pos="48"/>
              <w:tab w:val="left" w:pos="190"/>
            </w:tabs>
            <w:rPr>
              <w:rFonts w:cs="David"/>
              <w:b/>
              <w:bCs/>
              <w:color w:val="7030A0"/>
              <w:sz w:val="18"/>
              <w:szCs w:val="18"/>
              <w:rtl/>
            </w:rPr>
          </w:pPr>
        </w:p>
      </w:tc>
      <w:tc>
        <w:tcPr>
          <w:tcW w:w="3685" w:type="dxa"/>
          <w:vAlign w:val="center"/>
        </w:tcPr>
        <w:p w:rsidR="00B84566" w:rsidRPr="00C34FDA" w:rsidRDefault="00B84566" w:rsidP="00D04F41">
          <w:pPr>
            <w:pStyle w:val="a3"/>
            <w:tabs>
              <w:tab w:val="left" w:pos="48"/>
              <w:tab w:val="left" w:pos="190"/>
            </w:tabs>
            <w:jc w:val="right"/>
            <w:rPr>
              <w:rFonts w:cs="David"/>
              <w:color w:val="7030A0"/>
              <w:sz w:val="18"/>
              <w:szCs w:val="18"/>
            </w:rPr>
          </w:pPr>
          <w:r w:rsidRPr="00C34FDA">
            <w:rPr>
              <w:rFonts w:cs="David"/>
              <w:color w:val="7030A0"/>
              <w:sz w:val="18"/>
              <w:szCs w:val="18"/>
            </w:rPr>
            <w:t>Tel. (+972)-3-</w:t>
          </w:r>
          <w:proofErr w:type="gramStart"/>
          <w:r w:rsidRPr="00C34FDA">
            <w:rPr>
              <w:rFonts w:cs="David"/>
              <w:color w:val="7030A0"/>
              <w:sz w:val="18"/>
              <w:szCs w:val="18"/>
            </w:rPr>
            <w:t>6231901  Fax</w:t>
          </w:r>
          <w:proofErr w:type="gramEnd"/>
          <w:r w:rsidRPr="00C34FDA">
            <w:rPr>
              <w:rFonts w:cs="David"/>
              <w:color w:val="7030A0"/>
              <w:sz w:val="18"/>
              <w:szCs w:val="18"/>
            </w:rPr>
            <w:t>. (+972)-3-5610866</w:t>
          </w:r>
        </w:p>
      </w:tc>
    </w:tr>
  </w:tbl>
  <w:p w:rsidR="00B84566" w:rsidRDefault="00B84566">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9"/>
      <w:bidiVisual/>
      <w:tblW w:w="9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587"/>
      <w:gridCol w:w="3969"/>
    </w:tblGrid>
    <w:tr w:rsidR="00B84566" w:rsidRPr="006C3D96" w:rsidTr="00EC49A9">
      <w:trPr>
        <w:trHeight w:val="283"/>
      </w:trPr>
      <w:tc>
        <w:tcPr>
          <w:tcW w:w="3969" w:type="dxa"/>
          <w:tcBorders>
            <w:bottom w:val="single" w:sz="4" w:space="0" w:color="7030A0"/>
          </w:tcBorders>
        </w:tcPr>
        <w:p w:rsidR="00B84566" w:rsidRPr="00C34FDA" w:rsidRDefault="00B84566" w:rsidP="00D04F41">
          <w:pPr>
            <w:pStyle w:val="a3"/>
            <w:tabs>
              <w:tab w:val="left" w:pos="48"/>
              <w:tab w:val="left" w:pos="190"/>
            </w:tabs>
            <w:rPr>
              <w:rFonts w:cs="David"/>
              <w:b/>
              <w:bCs/>
              <w:color w:val="7030A0"/>
              <w:sz w:val="18"/>
              <w:szCs w:val="18"/>
              <w:rtl/>
            </w:rPr>
          </w:pPr>
          <w:r w:rsidRPr="00C34FDA">
            <w:rPr>
              <w:rFonts w:cs="David" w:hint="cs"/>
              <w:color w:val="7030A0"/>
              <w:sz w:val="18"/>
              <w:szCs w:val="18"/>
              <w:rtl/>
            </w:rPr>
            <w:t xml:space="preserve"> </w:t>
          </w:r>
        </w:p>
      </w:tc>
      <w:tc>
        <w:tcPr>
          <w:tcW w:w="1587" w:type="dxa"/>
          <w:vMerge w:val="restart"/>
          <w:vAlign w:val="center"/>
        </w:tcPr>
        <w:p w:rsidR="00B84566" w:rsidRPr="00C34FDA" w:rsidRDefault="00B84566" w:rsidP="00D04F41">
          <w:pPr>
            <w:pStyle w:val="a3"/>
            <w:tabs>
              <w:tab w:val="left" w:pos="48"/>
              <w:tab w:val="left" w:pos="190"/>
            </w:tabs>
            <w:jc w:val="center"/>
            <w:rPr>
              <w:rFonts w:cs="David"/>
              <w:b/>
              <w:bCs/>
              <w:color w:val="7030A0"/>
              <w:sz w:val="18"/>
              <w:szCs w:val="18"/>
              <w:rtl/>
            </w:rPr>
          </w:pPr>
          <w:r w:rsidRPr="00C34FDA">
            <w:rPr>
              <w:rFonts w:cs="David" w:hint="cs"/>
              <w:noProof/>
              <w:color w:val="7030A0"/>
              <w:sz w:val="18"/>
              <w:szCs w:val="18"/>
              <w:rtl/>
              <w:lang w:eastAsia="en-US"/>
            </w:rPr>
            <w:drawing>
              <wp:anchor distT="0" distB="0" distL="114300" distR="114300" simplePos="0" relativeHeight="251656192" behindDoc="1" locked="0" layoutInCell="1" allowOverlap="1" wp14:anchorId="540F3A63" wp14:editId="673FBE35">
                <wp:simplePos x="0" y="0"/>
                <wp:positionH relativeFrom="column">
                  <wp:posOffset>5715</wp:posOffset>
                </wp:positionH>
                <wp:positionV relativeFrom="paragraph">
                  <wp:posOffset>-64770</wp:posOffset>
                </wp:positionV>
                <wp:extent cx="899795" cy="768985"/>
                <wp:effectExtent l="0" t="0" r="0" b="0"/>
                <wp:wrapNone/>
                <wp:docPr id="4" name="תמונה 9" descr="לוגו משופר עברית אנגלית לאופי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לוגו משופר עברית אנגלית לאופיס"/>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795" cy="768985"/>
                        </a:xfrm>
                        <a:prstGeom prst="rect">
                          <a:avLst/>
                        </a:prstGeom>
                        <a:noFill/>
                        <a:ln>
                          <a:noFill/>
                        </a:ln>
                      </pic:spPr>
                    </pic:pic>
                  </a:graphicData>
                </a:graphic>
              </wp:anchor>
            </w:drawing>
          </w:r>
        </w:p>
      </w:tc>
      <w:tc>
        <w:tcPr>
          <w:tcW w:w="3969" w:type="dxa"/>
          <w:tcBorders>
            <w:bottom w:val="single" w:sz="4" w:space="0" w:color="7030A0"/>
          </w:tcBorders>
        </w:tcPr>
        <w:p w:rsidR="00B84566" w:rsidRPr="00C34FDA" w:rsidRDefault="00B84566" w:rsidP="00D04F41">
          <w:pPr>
            <w:pStyle w:val="a3"/>
            <w:tabs>
              <w:tab w:val="left" w:pos="48"/>
              <w:tab w:val="left" w:pos="190"/>
            </w:tabs>
            <w:jc w:val="right"/>
            <w:rPr>
              <w:rFonts w:cs="David"/>
              <w:b/>
              <w:bCs/>
              <w:color w:val="7030A0"/>
              <w:sz w:val="18"/>
              <w:szCs w:val="18"/>
              <w:rtl/>
            </w:rPr>
          </w:pPr>
        </w:p>
      </w:tc>
    </w:tr>
    <w:tr w:rsidR="00B84566" w:rsidRPr="00FB0B7F" w:rsidTr="00EC49A9">
      <w:trPr>
        <w:trHeight w:val="283"/>
      </w:trPr>
      <w:tc>
        <w:tcPr>
          <w:tcW w:w="3969" w:type="dxa"/>
          <w:tcBorders>
            <w:top w:val="single" w:sz="4" w:space="0" w:color="7030A0"/>
          </w:tcBorders>
          <w:vAlign w:val="bottom"/>
        </w:tcPr>
        <w:p w:rsidR="00B84566" w:rsidRPr="00FB0B7F" w:rsidRDefault="00B84566" w:rsidP="00F02207">
          <w:pPr>
            <w:pStyle w:val="a3"/>
            <w:tabs>
              <w:tab w:val="left" w:pos="48"/>
              <w:tab w:val="left" w:pos="190"/>
            </w:tabs>
            <w:rPr>
              <w:rFonts w:cs="David"/>
              <w:color w:val="0000FF"/>
              <w:sz w:val="18"/>
              <w:szCs w:val="18"/>
              <w:rtl/>
            </w:rPr>
          </w:pPr>
          <w:r w:rsidRPr="00FB0B7F">
            <w:rPr>
              <w:rFonts w:cs="David" w:hint="cs"/>
              <w:color w:val="0000FF"/>
              <w:sz w:val="18"/>
              <w:szCs w:val="18"/>
              <w:rtl/>
            </w:rPr>
            <w:t>רחוב לינקולן 1 תל-אביב 65220</w:t>
          </w:r>
        </w:p>
      </w:tc>
      <w:tc>
        <w:tcPr>
          <w:tcW w:w="1587" w:type="dxa"/>
          <w:vMerge/>
        </w:tcPr>
        <w:p w:rsidR="00B84566" w:rsidRPr="00FB0B7F" w:rsidRDefault="00B84566" w:rsidP="00D04F41">
          <w:pPr>
            <w:pStyle w:val="a3"/>
            <w:tabs>
              <w:tab w:val="left" w:pos="48"/>
              <w:tab w:val="left" w:pos="190"/>
            </w:tabs>
            <w:rPr>
              <w:rFonts w:cs="David"/>
              <w:b/>
              <w:bCs/>
              <w:color w:val="0000FF"/>
              <w:sz w:val="18"/>
              <w:szCs w:val="18"/>
              <w:rtl/>
            </w:rPr>
          </w:pPr>
        </w:p>
      </w:tc>
      <w:tc>
        <w:tcPr>
          <w:tcW w:w="3969" w:type="dxa"/>
          <w:tcBorders>
            <w:top w:val="single" w:sz="4" w:space="0" w:color="7030A0"/>
          </w:tcBorders>
          <w:vAlign w:val="bottom"/>
        </w:tcPr>
        <w:p w:rsidR="00B84566" w:rsidRPr="00FB0B7F" w:rsidRDefault="00B84566" w:rsidP="00F02207">
          <w:pPr>
            <w:pStyle w:val="a3"/>
            <w:tabs>
              <w:tab w:val="left" w:pos="48"/>
              <w:tab w:val="left" w:pos="190"/>
            </w:tabs>
            <w:jc w:val="right"/>
            <w:rPr>
              <w:rFonts w:cs="David"/>
              <w:color w:val="0000FF"/>
              <w:sz w:val="18"/>
              <w:szCs w:val="18"/>
            </w:rPr>
          </w:pPr>
          <w:r w:rsidRPr="00FB0B7F">
            <w:rPr>
              <w:rFonts w:cs="David"/>
              <w:color w:val="0000FF"/>
              <w:sz w:val="18"/>
              <w:szCs w:val="18"/>
            </w:rPr>
            <w:t xml:space="preserve">1 Lincoln </w:t>
          </w:r>
          <w:proofErr w:type="spellStart"/>
          <w:r w:rsidRPr="00FB0B7F">
            <w:rPr>
              <w:rFonts w:cs="David"/>
              <w:color w:val="0000FF"/>
              <w:sz w:val="18"/>
              <w:szCs w:val="18"/>
            </w:rPr>
            <w:t>st.</w:t>
          </w:r>
          <w:proofErr w:type="spellEnd"/>
          <w:r w:rsidRPr="00FB0B7F">
            <w:rPr>
              <w:rFonts w:cs="David"/>
              <w:color w:val="0000FF"/>
              <w:sz w:val="18"/>
              <w:szCs w:val="18"/>
            </w:rPr>
            <w:t xml:space="preserve"> Tel-Aviv 65220</w:t>
          </w:r>
        </w:p>
      </w:tc>
    </w:tr>
    <w:tr w:rsidR="00B84566" w:rsidRPr="00FB0B7F" w:rsidTr="00EC49A9">
      <w:trPr>
        <w:trHeight w:val="283"/>
      </w:trPr>
      <w:tc>
        <w:tcPr>
          <w:tcW w:w="3969" w:type="dxa"/>
          <w:vAlign w:val="bottom"/>
        </w:tcPr>
        <w:p w:rsidR="00B84566" w:rsidRPr="00FB0B7F" w:rsidRDefault="00B84566" w:rsidP="00F02207">
          <w:pPr>
            <w:pStyle w:val="a3"/>
            <w:tabs>
              <w:tab w:val="left" w:pos="48"/>
              <w:tab w:val="left" w:pos="190"/>
            </w:tabs>
            <w:rPr>
              <w:rFonts w:cs="David"/>
              <w:color w:val="0000FF"/>
              <w:sz w:val="18"/>
              <w:szCs w:val="18"/>
              <w:rtl/>
            </w:rPr>
          </w:pPr>
          <w:r w:rsidRPr="00FB0B7F">
            <w:rPr>
              <w:rFonts w:cs="David" w:hint="cs"/>
              <w:color w:val="0000FF"/>
              <w:sz w:val="18"/>
              <w:szCs w:val="18"/>
              <w:rtl/>
            </w:rPr>
            <w:t>ת"ד 14171 תל-אביב 61141</w:t>
          </w:r>
        </w:p>
      </w:tc>
      <w:tc>
        <w:tcPr>
          <w:tcW w:w="1587" w:type="dxa"/>
          <w:vMerge/>
        </w:tcPr>
        <w:p w:rsidR="00B84566" w:rsidRPr="00FB0B7F" w:rsidRDefault="00B84566" w:rsidP="00D04F41">
          <w:pPr>
            <w:pStyle w:val="a3"/>
            <w:tabs>
              <w:tab w:val="left" w:pos="48"/>
              <w:tab w:val="left" w:pos="190"/>
            </w:tabs>
            <w:rPr>
              <w:rFonts w:cs="David"/>
              <w:b/>
              <w:bCs/>
              <w:color w:val="0000FF"/>
              <w:sz w:val="18"/>
              <w:szCs w:val="18"/>
              <w:rtl/>
            </w:rPr>
          </w:pPr>
        </w:p>
      </w:tc>
      <w:tc>
        <w:tcPr>
          <w:tcW w:w="3969" w:type="dxa"/>
          <w:vAlign w:val="bottom"/>
        </w:tcPr>
        <w:p w:rsidR="00B84566" w:rsidRPr="00FB0B7F" w:rsidRDefault="00B84566" w:rsidP="00F02207">
          <w:pPr>
            <w:pStyle w:val="a3"/>
            <w:tabs>
              <w:tab w:val="left" w:pos="48"/>
              <w:tab w:val="left" w:pos="190"/>
            </w:tabs>
            <w:jc w:val="right"/>
            <w:rPr>
              <w:rFonts w:cs="David"/>
              <w:color w:val="0000FF"/>
              <w:sz w:val="18"/>
              <w:szCs w:val="18"/>
            </w:rPr>
          </w:pPr>
          <w:proofErr w:type="spellStart"/>
          <w:r w:rsidRPr="00FB0B7F">
            <w:rPr>
              <w:rFonts w:cs="David"/>
              <w:color w:val="0000FF"/>
              <w:sz w:val="18"/>
              <w:szCs w:val="18"/>
            </w:rPr>
            <w:t>P.O.Box</w:t>
          </w:r>
          <w:proofErr w:type="spellEnd"/>
          <w:r w:rsidRPr="00FB0B7F">
            <w:rPr>
              <w:rFonts w:cs="David"/>
              <w:color w:val="0000FF"/>
              <w:sz w:val="18"/>
              <w:szCs w:val="18"/>
            </w:rPr>
            <w:t xml:space="preserve"> 14171 Tel-Aviv  61141</w:t>
          </w:r>
          <w:r w:rsidRPr="00FB0B7F">
            <w:rPr>
              <w:rFonts w:cs="David" w:hint="cs"/>
              <w:color w:val="0000FF"/>
              <w:sz w:val="18"/>
              <w:szCs w:val="18"/>
              <w:rtl/>
            </w:rPr>
            <w:t xml:space="preserve">  </w:t>
          </w:r>
        </w:p>
      </w:tc>
    </w:tr>
    <w:tr w:rsidR="00B84566" w:rsidRPr="00FB0B7F" w:rsidTr="00EC49A9">
      <w:trPr>
        <w:trHeight w:val="283"/>
      </w:trPr>
      <w:tc>
        <w:tcPr>
          <w:tcW w:w="3969" w:type="dxa"/>
          <w:vAlign w:val="bottom"/>
        </w:tcPr>
        <w:p w:rsidR="00B84566" w:rsidRPr="00FB0B7F" w:rsidRDefault="00B84566" w:rsidP="00F02207">
          <w:pPr>
            <w:pStyle w:val="a3"/>
            <w:tabs>
              <w:tab w:val="left" w:pos="48"/>
              <w:tab w:val="left" w:pos="190"/>
            </w:tabs>
            <w:rPr>
              <w:rFonts w:cs="David"/>
              <w:b/>
              <w:bCs/>
              <w:color w:val="0000FF"/>
              <w:sz w:val="18"/>
              <w:szCs w:val="18"/>
              <w:rtl/>
            </w:rPr>
          </w:pPr>
          <w:r w:rsidRPr="00FB0B7F">
            <w:rPr>
              <w:rFonts w:cs="David" w:hint="cs"/>
              <w:color w:val="0000FF"/>
              <w:sz w:val="18"/>
              <w:szCs w:val="18"/>
              <w:rtl/>
            </w:rPr>
            <w:t>טל. 03-6237901, פקס. 03-5610866</w:t>
          </w:r>
        </w:p>
      </w:tc>
      <w:tc>
        <w:tcPr>
          <w:tcW w:w="1587" w:type="dxa"/>
          <w:vMerge/>
        </w:tcPr>
        <w:p w:rsidR="00B84566" w:rsidRPr="00FB0B7F" w:rsidRDefault="00B84566" w:rsidP="00D04F41">
          <w:pPr>
            <w:pStyle w:val="a3"/>
            <w:tabs>
              <w:tab w:val="left" w:pos="48"/>
              <w:tab w:val="left" w:pos="190"/>
            </w:tabs>
            <w:rPr>
              <w:rFonts w:cs="David"/>
              <w:b/>
              <w:bCs/>
              <w:color w:val="0000FF"/>
              <w:sz w:val="18"/>
              <w:szCs w:val="18"/>
              <w:rtl/>
            </w:rPr>
          </w:pPr>
        </w:p>
      </w:tc>
      <w:tc>
        <w:tcPr>
          <w:tcW w:w="3969" w:type="dxa"/>
          <w:vAlign w:val="bottom"/>
        </w:tcPr>
        <w:p w:rsidR="00B84566" w:rsidRPr="00FB0B7F" w:rsidRDefault="00B84566" w:rsidP="00F02207">
          <w:pPr>
            <w:pStyle w:val="a3"/>
            <w:tabs>
              <w:tab w:val="left" w:pos="48"/>
              <w:tab w:val="left" w:pos="190"/>
            </w:tabs>
            <w:jc w:val="right"/>
            <w:rPr>
              <w:rFonts w:cs="David"/>
              <w:color w:val="0000FF"/>
              <w:sz w:val="18"/>
              <w:szCs w:val="18"/>
            </w:rPr>
          </w:pPr>
          <w:r w:rsidRPr="00FB0B7F">
            <w:rPr>
              <w:rFonts w:cs="David"/>
              <w:color w:val="0000FF"/>
              <w:sz w:val="18"/>
              <w:szCs w:val="18"/>
            </w:rPr>
            <w:t>Tel. (+972)-3-</w:t>
          </w:r>
          <w:proofErr w:type="gramStart"/>
          <w:r w:rsidRPr="00FB0B7F">
            <w:rPr>
              <w:rFonts w:cs="David"/>
              <w:color w:val="0000FF"/>
              <w:sz w:val="18"/>
              <w:szCs w:val="18"/>
            </w:rPr>
            <w:t>6231901  Fax</w:t>
          </w:r>
          <w:proofErr w:type="gramEnd"/>
          <w:r w:rsidRPr="00FB0B7F">
            <w:rPr>
              <w:rFonts w:cs="David"/>
              <w:color w:val="0000FF"/>
              <w:sz w:val="18"/>
              <w:szCs w:val="18"/>
            </w:rPr>
            <w:t>. (+972)-3-5610866</w:t>
          </w:r>
        </w:p>
      </w:tc>
    </w:tr>
  </w:tbl>
  <w:p w:rsidR="00B84566" w:rsidRPr="00FB0B7F" w:rsidRDefault="00B84566" w:rsidP="001B2814">
    <w:pPr>
      <w:pStyle w:val="a4"/>
      <w:rPr>
        <w:color w:val="0000F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15319051"/>
      <w:docPartObj>
        <w:docPartGallery w:val="Page Numbers (Bottom of Page)"/>
        <w:docPartUnique/>
      </w:docPartObj>
    </w:sdtPr>
    <w:sdtEndPr>
      <w:rPr>
        <w:cs/>
      </w:rPr>
    </w:sdtEndPr>
    <w:sdtContent>
      <w:p w:rsidR="0050214B" w:rsidRDefault="0050214B">
        <w:pPr>
          <w:pStyle w:val="a4"/>
          <w:jc w:val="center"/>
          <w:rPr>
            <w:rtl/>
            <w:cs/>
          </w:rPr>
        </w:pPr>
        <w:r>
          <w:fldChar w:fldCharType="begin"/>
        </w:r>
        <w:r>
          <w:rPr>
            <w:rtl/>
            <w:cs/>
          </w:rPr>
          <w:instrText>PAGE   \* MERGEFORMAT</w:instrText>
        </w:r>
        <w:r>
          <w:fldChar w:fldCharType="separate"/>
        </w:r>
        <w:r w:rsidR="008B189A" w:rsidRPr="008B189A">
          <w:rPr>
            <w:noProof/>
            <w:rtl/>
            <w:lang w:val="he-IL"/>
          </w:rPr>
          <w:t>1</w:t>
        </w:r>
        <w:r>
          <w:fldChar w:fldCharType="end"/>
        </w:r>
      </w:p>
    </w:sdtContent>
  </w:sdt>
  <w:p w:rsidR="00B84566" w:rsidRPr="00786D6F" w:rsidRDefault="00B84566">
    <w:pPr>
      <w:pStyle w:val="a4"/>
      <w:rPr>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3C94" w:rsidRDefault="00323C94">
      <w:r>
        <w:separator/>
      </w:r>
    </w:p>
  </w:footnote>
  <w:footnote w:type="continuationSeparator" w:id="0">
    <w:p w:rsidR="00323C94" w:rsidRDefault="00323C94">
      <w:r>
        <w:continuationSeparator/>
      </w:r>
    </w:p>
  </w:footnote>
  <w:footnote w:id="1">
    <w:p w:rsidR="00061946" w:rsidRDefault="00061946" w:rsidP="00061946">
      <w:pPr>
        <w:pStyle w:val="af4"/>
      </w:pPr>
      <w:r>
        <w:rPr>
          <w:rStyle w:val="af6"/>
        </w:rPr>
        <w:footnoteRef/>
      </w:r>
      <w:r>
        <w:rPr>
          <w:rtl/>
        </w:rPr>
        <w:t xml:space="preserve"> </w:t>
      </w:r>
      <w:r>
        <w:rPr>
          <w:rFonts w:hint="cs"/>
          <w:rtl/>
        </w:rPr>
        <w:t xml:space="preserve">פרק א' (כללי) נלקח מתוך מסמך של איתן </w:t>
      </w:r>
      <w:proofErr w:type="spellStart"/>
      <w:r>
        <w:rPr>
          <w:rFonts w:hint="cs"/>
          <w:rtl/>
        </w:rPr>
        <w:t>גלבמן</w:t>
      </w:r>
      <w:proofErr w:type="spellEnd"/>
      <w:r>
        <w:rPr>
          <w:rFonts w:hint="cs"/>
          <w:rtl/>
        </w:rPr>
        <w:t xml:space="preserve">, </w:t>
      </w:r>
      <w:r w:rsidRPr="005703D4">
        <w:rPr>
          <w:rtl/>
        </w:rPr>
        <w:t>הנחיות טכניות של המנהל -הקמת גבולות</w:t>
      </w:r>
      <w:r>
        <w:rPr>
          <w:rFonts w:hint="cs"/>
          <w:rtl/>
        </w:rPr>
        <w:t>, 1/7/2006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9"/>
      <w:bidiVisual/>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1701"/>
      <w:gridCol w:w="3685"/>
    </w:tblGrid>
    <w:tr w:rsidR="00B84566" w:rsidRPr="006C3D96" w:rsidTr="00D04F41">
      <w:trPr>
        <w:trHeight w:val="283"/>
      </w:trPr>
      <w:tc>
        <w:tcPr>
          <w:tcW w:w="3685" w:type="dxa"/>
          <w:vAlign w:val="center"/>
        </w:tcPr>
        <w:p w:rsidR="00B84566" w:rsidRPr="00C34FDA" w:rsidRDefault="00B84566" w:rsidP="00D04F41">
          <w:pPr>
            <w:pStyle w:val="a3"/>
            <w:tabs>
              <w:tab w:val="left" w:pos="48"/>
              <w:tab w:val="left" w:pos="190"/>
            </w:tabs>
            <w:rPr>
              <w:rFonts w:cs="David"/>
              <w:b/>
              <w:bCs/>
              <w:color w:val="7030A0"/>
              <w:sz w:val="28"/>
              <w:szCs w:val="28"/>
              <w:rtl/>
            </w:rPr>
          </w:pPr>
          <w:r>
            <w:rPr>
              <w:rFonts w:ascii="Arial Narrow" w:hAnsi="Arial Narrow" w:cs="David"/>
              <w:b/>
              <w:bCs/>
              <w:noProof/>
              <w:color w:val="0000FF"/>
              <w:sz w:val="28"/>
              <w:szCs w:val="28"/>
              <w:rtl/>
              <w:lang w:eastAsia="en-US"/>
            </w:rPr>
            <w:drawing>
              <wp:anchor distT="0" distB="0" distL="114300" distR="114300" simplePos="0" relativeHeight="251657216" behindDoc="1" locked="0" layoutInCell="0" allowOverlap="1" wp14:anchorId="590D3334" wp14:editId="6A72382A">
                <wp:simplePos x="0" y="0"/>
                <wp:positionH relativeFrom="margin">
                  <wp:posOffset>-924560</wp:posOffset>
                </wp:positionH>
                <wp:positionV relativeFrom="margin">
                  <wp:posOffset>-2522855</wp:posOffset>
                </wp:positionV>
                <wp:extent cx="7820660" cy="10691495"/>
                <wp:effectExtent l="0" t="0" r="0" b="0"/>
                <wp:wrapNone/>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ictu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660" cy="10691495"/>
                        </a:xfrm>
                        <a:prstGeom prst="rect">
                          <a:avLst/>
                        </a:prstGeom>
                        <a:noFill/>
                      </pic:spPr>
                    </pic:pic>
                  </a:graphicData>
                </a:graphic>
              </wp:anchor>
            </w:drawing>
          </w:r>
          <w:r w:rsidRPr="00C34FDA">
            <w:rPr>
              <w:rFonts w:cs="David" w:hint="cs"/>
              <w:b/>
              <w:bCs/>
              <w:color w:val="7030A0"/>
              <w:sz w:val="28"/>
              <w:szCs w:val="28"/>
              <w:rtl/>
            </w:rPr>
            <w:t>המרכז למיפוי ישראל</w:t>
          </w:r>
        </w:p>
      </w:tc>
      <w:tc>
        <w:tcPr>
          <w:tcW w:w="1701" w:type="dxa"/>
          <w:vMerge w:val="restart"/>
          <w:vAlign w:val="center"/>
        </w:tcPr>
        <w:p w:rsidR="00B84566" w:rsidRPr="006C3D96" w:rsidRDefault="00B84566" w:rsidP="00D04F41">
          <w:pPr>
            <w:pStyle w:val="a3"/>
            <w:tabs>
              <w:tab w:val="left" w:pos="48"/>
              <w:tab w:val="left" w:pos="190"/>
            </w:tabs>
            <w:jc w:val="center"/>
            <w:rPr>
              <w:b/>
              <w:bCs/>
              <w:color w:val="7030A0"/>
              <w:sz w:val="28"/>
              <w:szCs w:val="28"/>
              <w:rtl/>
            </w:rPr>
          </w:pPr>
          <w:r w:rsidRPr="006C3D96">
            <w:rPr>
              <w:b/>
              <w:bCs/>
              <w:noProof/>
              <w:color w:val="7030A0"/>
              <w:sz w:val="28"/>
              <w:szCs w:val="28"/>
              <w:rtl/>
              <w:lang w:eastAsia="en-US"/>
            </w:rPr>
            <w:drawing>
              <wp:inline distT="0" distB="0" distL="0" distR="0" wp14:anchorId="3AE1A123" wp14:editId="7CEF9B8B">
                <wp:extent cx="432854" cy="548688"/>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סמל המדינה.png"/>
                        <pic:cNvPicPr/>
                      </pic:nvPicPr>
                      <pic:blipFill>
                        <a:blip r:embed="rId2">
                          <a:extLst>
                            <a:ext uri="{28A0092B-C50C-407E-A947-70E740481C1C}">
                              <a14:useLocalDpi xmlns:a14="http://schemas.microsoft.com/office/drawing/2010/main" val="0"/>
                            </a:ext>
                          </a:extLst>
                        </a:blip>
                        <a:stretch>
                          <a:fillRect/>
                        </a:stretch>
                      </pic:blipFill>
                      <pic:spPr>
                        <a:xfrm>
                          <a:off x="0" y="0"/>
                          <a:ext cx="432854" cy="548688"/>
                        </a:xfrm>
                        <a:prstGeom prst="rect">
                          <a:avLst/>
                        </a:prstGeom>
                      </pic:spPr>
                    </pic:pic>
                  </a:graphicData>
                </a:graphic>
              </wp:inline>
            </w:drawing>
          </w:r>
        </w:p>
      </w:tc>
      <w:tc>
        <w:tcPr>
          <w:tcW w:w="3685" w:type="dxa"/>
          <w:vAlign w:val="center"/>
        </w:tcPr>
        <w:p w:rsidR="00B84566" w:rsidRPr="00C34FDA" w:rsidRDefault="00B84566" w:rsidP="00D04F41">
          <w:pPr>
            <w:pStyle w:val="a3"/>
            <w:tabs>
              <w:tab w:val="left" w:pos="48"/>
              <w:tab w:val="left" w:pos="190"/>
            </w:tabs>
            <w:jc w:val="right"/>
            <w:rPr>
              <w:rFonts w:cs="David"/>
              <w:b/>
              <w:bCs/>
              <w:color w:val="7030A0"/>
              <w:rtl/>
            </w:rPr>
          </w:pPr>
          <w:r w:rsidRPr="00C34FDA">
            <w:rPr>
              <w:rFonts w:cs="David"/>
              <w:b/>
              <w:bCs/>
              <w:color w:val="7030A0"/>
            </w:rPr>
            <w:t>SURVEY OF ISRAEL</w:t>
          </w:r>
        </w:p>
      </w:tc>
    </w:tr>
    <w:tr w:rsidR="00B84566" w:rsidRPr="006C3D96" w:rsidTr="00D04F41">
      <w:trPr>
        <w:trHeight w:val="283"/>
      </w:trPr>
      <w:tc>
        <w:tcPr>
          <w:tcW w:w="3685" w:type="dxa"/>
          <w:vAlign w:val="center"/>
        </w:tcPr>
        <w:p w:rsidR="00B84566" w:rsidRPr="00C34FDA" w:rsidRDefault="00B84566" w:rsidP="00D04F41">
          <w:pPr>
            <w:pStyle w:val="a3"/>
            <w:tabs>
              <w:tab w:val="left" w:pos="48"/>
              <w:tab w:val="left" w:pos="190"/>
            </w:tabs>
            <w:rPr>
              <w:rFonts w:cs="David"/>
              <w:b/>
              <w:bCs/>
              <w:color w:val="7030A0"/>
              <w:sz w:val="20"/>
              <w:szCs w:val="20"/>
              <w:rtl/>
            </w:rPr>
          </w:pPr>
          <w:r w:rsidRPr="00C34FDA">
            <w:rPr>
              <w:rFonts w:cs="David" w:hint="cs"/>
              <w:color w:val="7030A0"/>
              <w:sz w:val="20"/>
              <w:szCs w:val="20"/>
              <w:rtl/>
            </w:rPr>
            <w:t xml:space="preserve">גאודזיה, </w:t>
          </w:r>
          <w:proofErr w:type="spellStart"/>
          <w:r w:rsidRPr="00C34FDA">
            <w:rPr>
              <w:rFonts w:cs="David" w:hint="cs"/>
              <w:color w:val="7030A0"/>
              <w:sz w:val="20"/>
              <w:szCs w:val="20"/>
              <w:rtl/>
            </w:rPr>
            <w:t>קדסטר</w:t>
          </w:r>
          <w:proofErr w:type="spellEnd"/>
          <w:r w:rsidRPr="00C34FDA">
            <w:rPr>
              <w:rFonts w:cs="David" w:hint="cs"/>
              <w:color w:val="7030A0"/>
              <w:sz w:val="20"/>
              <w:szCs w:val="20"/>
              <w:rtl/>
            </w:rPr>
            <w:t>, מיפוי ומערכות מידע גאוגרפי</w:t>
          </w:r>
        </w:p>
      </w:tc>
      <w:tc>
        <w:tcPr>
          <w:tcW w:w="1701" w:type="dxa"/>
          <w:vMerge/>
        </w:tcPr>
        <w:p w:rsidR="00B84566" w:rsidRPr="006C3D96" w:rsidRDefault="00B84566" w:rsidP="00D04F41">
          <w:pPr>
            <w:pStyle w:val="a3"/>
            <w:tabs>
              <w:tab w:val="left" w:pos="48"/>
              <w:tab w:val="left" w:pos="190"/>
            </w:tabs>
            <w:rPr>
              <w:b/>
              <w:bCs/>
              <w:color w:val="7030A0"/>
              <w:sz w:val="28"/>
              <w:szCs w:val="28"/>
              <w:rtl/>
            </w:rPr>
          </w:pPr>
        </w:p>
      </w:tc>
      <w:tc>
        <w:tcPr>
          <w:tcW w:w="3685" w:type="dxa"/>
          <w:vAlign w:val="center"/>
        </w:tcPr>
        <w:p w:rsidR="00B84566" w:rsidRPr="00C34FDA" w:rsidRDefault="00B84566" w:rsidP="00D04F41">
          <w:pPr>
            <w:pStyle w:val="a3"/>
            <w:tabs>
              <w:tab w:val="left" w:pos="48"/>
              <w:tab w:val="left" w:pos="190"/>
            </w:tabs>
            <w:jc w:val="right"/>
            <w:rPr>
              <w:rFonts w:cs="David"/>
              <w:b/>
              <w:bCs/>
              <w:color w:val="7030A0"/>
              <w:sz w:val="18"/>
              <w:szCs w:val="18"/>
            </w:rPr>
          </w:pPr>
          <w:proofErr w:type="spellStart"/>
          <w:r w:rsidRPr="00C34FDA">
            <w:rPr>
              <w:rFonts w:ascii="Arial Narrow" w:hAnsi="Arial Narrow" w:cs="David"/>
              <w:color w:val="7030A0"/>
              <w:sz w:val="18"/>
              <w:szCs w:val="18"/>
            </w:rPr>
            <w:t>Agancy</w:t>
          </w:r>
          <w:proofErr w:type="spellEnd"/>
          <w:r w:rsidRPr="00C34FDA">
            <w:rPr>
              <w:rFonts w:ascii="Arial Narrow" w:hAnsi="Arial Narrow" w:cs="David"/>
              <w:color w:val="7030A0"/>
              <w:sz w:val="18"/>
              <w:szCs w:val="18"/>
            </w:rPr>
            <w:t xml:space="preserve"> for Geodesy, </w:t>
          </w:r>
          <w:proofErr w:type="spellStart"/>
          <w:r w:rsidRPr="00C34FDA">
            <w:rPr>
              <w:rFonts w:ascii="Arial Narrow" w:hAnsi="Arial Narrow" w:cs="David"/>
              <w:color w:val="7030A0"/>
              <w:sz w:val="18"/>
              <w:szCs w:val="18"/>
            </w:rPr>
            <w:t>Cadastre</w:t>
          </w:r>
          <w:proofErr w:type="spellEnd"/>
          <w:r w:rsidRPr="00C34FDA">
            <w:rPr>
              <w:rFonts w:ascii="Arial Narrow" w:hAnsi="Arial Narrow" w:cs="David"/>
              <w:color w:val="7030A0"/>
              <w:sz w:val="18"/>
              <w:szCs w:val="18"/>
            </w:rPr>
            <w:t>, Mapping and Geographic Information</w:t>
          </w:r>
        </w:p>
      </w:tc>
    </w:tr>
    <w:tr w:rsidR="00B84566" w:rsidRPr="006C3D96" w:rsidTr="00D04F41">
      <w:trPr>
        <w:trHeight w:val="283"/>
      </w:trPr>
      <w:tc>
        <w:tcPr>
          <w:tcW w:w="3685" w:type="dxa"/>
          <w:vAlign w:val="center"/>
        </w:tcPr>
        <w:p w:rsidR="00B84566" w:rsidRPr="00C34FDA" w:rsidRDefault="00B84566" w:rsidP="00D04F41">
          <w:pPr>
            <w:pStyle w:val="a3"/>
            <w:tabs>
              <w:tab w:val="left" w:pos="48"/>
              <w:tab w:val="left" w:pos="190"/>
            </w:tabs>
            <w:rPr>
              <w:rFonts w:cs="David"/>
              <w:b/>
              <w:bCs/>
              <w:color w:val="7030A0"/>
              <w:sz w:val="20"/>
              <w:szCs w:val="20"/>
              <w:rtl/>
            </w:rPr>
          </w:pPr>
          <w:r w:rsidRPr="00C34FDA">
            <w:rPr>
              <w:rFonts w:ascii="Arial Narrow" w:hAnsi="Arial Narrow" w:cs="David" w:hint="cs"/>
              <w:b/>
              <w:bCs/>
              <w:color w:val="7030A0"/>
              <w:sz w:val="20"/>
              <w:szCs w:val="20"/>
              <w:rtl/>
            </w:rPr>
            <w:t>לשכת המנהל</w:t>
          </w:r>
        </w:p>
      </w:tc>
      <w:tc>
        <w:tcPr>
          <w:tcW w:w="1701" w:type="dxa"/>
          <w:vMerge/>
        </w:tcPr>
        <w:p w:rsidR="00B84566" w:rsidRPr="006C3D96" w:rsidRDefault="00B84566" w:rsidP="00D04F41">
          <w:pPr>
            <w:pStyle w:val="a3"/>
            <w:tabs>
              <w:tab w:val="left" w:pos="48"/>
              <w:tab w:val="left" w:pos="190"/>
            </w:tabs>
            <w:rPr>
              <w:b/>
              <w:bCs/>
              <w:color w:val="7030A0"/>
              <w:sz w:val="28"/>
              <w:szCs w:val="28"/>
              <w:rtl/>
            </w:rPr>
          </w:pPr>
        </w:p>
      </w:tc>
      <w:tc>
        <w:tcPr>
          <w:tcW w:w="3685" w:type="dxa"/>
          <w:vAlign w:val="center"/>
        </w:tcPr>
        <w:p w:rsidR="00B84566" w:rsidRPr="006C3D96" w:rsidRDefault="00B84566" w:rsidP="00D04F41">
          <w:pPr>
            <w:pStyle w:val="a3"/>
            <w:tabs>
              <w:tab w:val="left" w:pos="48"/>
              <w:tab w:val="left" w:pos="190"/>
            </w:tabs>
            <w:jc w:val="right"/>
            <w:rPr>
              <w:b/>
              <w:bCs/>
              <w:color w:val="7030A0"/>
              <w:sz w:val="28"/>
              <w:szCs w:val="28"/>
            </w:rPr>
          </w:pPr>
        </w:p>
      </w:tc>
    </w:tr>
    <w:tr w:rsidR="00B84566" w:rsidRPr="006C3D96" w:rsidTr="00D04F41">
      <w:trPr>
        <w:trHeight w:val="283"/>
      </w:trPr>
      <w:tc>
        <w:tcPr>
          <w:tcW w:w="9071" w:type="dxa"/>
          <w:gridSpan w:val="3"/>
          <w:vAlign w:val="center"/>
        </w:tcPr>
        <w:p w:rsidR="00B84566" w:rsidRPr="006C3D96" w:rsidRDefault="00B84566" w:rsidP="00D04F41">
          <w:pPr>
            <w:pStyle w:val="a3"/>
            <w:jc w:val="center"/>
            <w:rPr>
              <w:rFonts w:cs="David"/>
              <w:color w:val="7030A0"/>
              <w:sz w:val="22"/>
              <w:szCs w:val="22"/>
              <w:rtl/>
            </w:rPr>
          </w:pPr>
          <w:r w:rsidRPr="006C3D96">
            <w:rPr>
              <w:rFonts w:ascii="Arial Narrow" w:hAnsi="Arial Narrow" w:cs="David" w:hint="cs"/>
              <w:color w:val="7030A0"/>
              <w:sz w:val="22"/>
              <w:szCs w:val="22"/>
              <w:rtl/>
            </w:rPr>
            <w:t>מדינת ישראל - משרד הבינוי והשיכון</w:t>
          </w:r>
        </w:p>
      </w:tc>
    </w:tr>
  </w:tbl>
  <w:p w:rsidR="00B84566" w:rsidRPr="00A502F3" w:rsidRDefault="00B84566" w:rsidP="00136912">
    <w:pPr>
      <w:pStyle w:val="a3"/>
      <w:tabs>
        <w:tab w:val="left" w:pos="48"/>
        <w:tab w:val="left" w:pos="190"/>
      </w:tabs>
      <w:rPr>
        <w:rFonts w:cs="David"/>
        <w:color w:val="0000FF"/>
        <w:sz w:val="22"/>
        <w:szCs w:val="22"/>
        <w:rtl/>
      </w:rPr>
    </w:pPr>
  </w:p>
  <w:p w:rsidR="00B84566" w:rsidRDefault="00323C94">
    <w:pPr>
      <w:pStyle w:val="a3"/>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10746" o:spid="_x0000_s2080" type="#_x0000_t75" style="position:absolute;left:0;text-align:left;margin-left:-72.8pt;margin-top:-155.9pt;width:615.8pt;height:841.85pt;z-index:-251657216;mso-position-horizontal-relative:margin;mso-position-vertical-relative:margin" o:allowincell="f">
          <v:imagedata r:id="rId3" o:title="Picture1"/>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9"/>
      <w:bidiVisual/>
      <w:tblW w:w="9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587"/>
      <w:gridCol w:w="3969"/>
    </w:tblGrid>
    <w:tr w:rsidR="00B84566" w:rsidRPr="006C3D96" w:rsidTr="00EC49A9">
      <w:trPr>
        <w:trHeight w:val="283"/>
      </w:trPr>
      <w:tc>
        <w:tcPr>
          <w:tcW w:w="3969" w:type="dxa"/>
          <w:vAlign w:val="center"/>
        </w:tcPr>
        <w:p w:rsidR="00B84566" w:rsidRPr="00FB0B7F" w:rsidRDefault="00B84566" w:rsidP="004772EB">
          <w:pPr>
            <w:pStyle w:val="a3"/>
            <w:tabs>
              <w:tab w:val="left" w:pos="48"/>
              <w:tab w:val="left" w:pos="190"/>
            </w:tabs>
            <w:rPr>
              <w:rFonts w:cs="David"/>
              <w:b/>
              <w:bCs/>
              <w:color w:val="0000FF"/>
              <w:sz w:val="28"/>
              <w:szCs w:val="28"/>
              <w:rtl/>
            </w:rPr>
          </w:pPr>
          <w:r w:rsidRPr="00FB0B7F">
            <w:rPr>
              <w:rFonts w:cs="David" w:hint="cs"/>
              <w:b/>
              <w:bCs/>
              <w:color w:val="0000FF"/>
              <w:sz w:val="28"/>
              <w:szCs w:val="28"/>
              <w:rtl/>
            </w:rPr>
            <w:t>המרכז למיפוי ישראל</w:t>
          </w:r>
        </w:p>
      </w:tc>
      <w:tc>
        <w:tcPr>
          <w:tcW w:w="1587" w:type="dxa"/>
          <w:vMerge w:val="restart"/>
          <w:vAlign w:val="center"/>
        </w:tcPr>
        <w:p w:rsidR="00B84566" w:rsidRPr="00FB0B7F" w:rsidRDefault="00B84566" w:rsidP="00205F9E">
          <w:pPr>
            <w:pStyle w:val="a3"/>
            <w:tabs>
              <w:tab w:val="left" w:pos="48"/>
              <w:tab w:val="left" w:pos="190"/>
            </w:tabs>
            <w:jc w:val="center"/>
            <w:rPr>
              <w:b/>
              <w:bCs/>
              <w:color w:val="0000FF"/>
              <w:sz w:val="28"/>
              <w:szCs w:val="28"/>
              <w:rtl/>
            </w:rPr>
          </w:pPr>
          <w:r w:rsidRPr="00FB0B7F">
            <w:rPr>
              <w:b/>
              <w:bCs/>
              <w:noProof/>
              <w:color w:val="0000FF"/>
              <w:sz w:val="28"/>
              <w:szCs w:val="28"/>
              <w:rtl/>
              <w:lang w:eastAsia="en-US"/>
            </w:rPr>
            <w:drawing>
              <wp:inline distT="0" distB="0" distL="0" distR="0" wp14:anchorId="0F2F2FEA" wp14:editId="204DE6C5">
                <wp:extent cx="432854" cy="548688"/>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סמל המדינה.png"/>
                        <pic:cNvPicPr/>
                      </pic:nvPicPr>
                      <pic:blipFill>
                        <a:blip r:embed="rId1">
                          <a:extLst>
                            <a:ext uri="{28A0092B-C50C-407E-A947-70E740481C1C}">
                              <a14:useLocalDpi xmlns:a14="http://schemas.microsoft.com/office/drawing/2010/main" val="0"/>
                            </a:ext>
                          </a:extLst>
                        </a:blip>
                        <a:stretch>
                          <a:fillRect/>
                        </a:stretch>
                      </pic:blipFill>
                      <pic:spPr>
                        <a:xfrm>
                          <a:off x="0" y="0"/>
                          <a:ext cx="432854" cy="548688"/>
                        </a:xfrm>
                        <a:prstGeom prst="rect">
                          <a:avLst/>
                        </a:prstGeom>
                      </pic:spPr>
                    </pic:pic>
                  </a:graphicData>
                </a:graphic>
              </wp:inline>
            </w:drawing>
          </w:r>
        </w:p>
      </w:tc>
      <w:tc>
        <w:tcPr>
          <w:tcW w:w="3969" w:type="dxa"/>
          <w:vAlign w:val="center"/>
        </w:tcPr>
        <w:p w:rsidR="00B84566" w:rsidRPr="00FB0B7F" w:rsidRDefault="00B84566" w:rsidP="008A5B7C">
          <w:pPr>
            <w:pStyle w:val="a3"/>
            <w:tabs>
              <w:tab w:val="left" w:pos="48"/>
              <w:tab w:val="left" w:pos="190"/>
            </w:tabs>
            <w:jc w:val="right"/>
            <w:rPr>
              <w:rFonts w:cs="David"/>
              <w:b/>
              <w:bCs/>
              <w:color w:val="0000FF"/>
              <w:rtl/>
            </w:rPr>
          </w:pPr>
          <w:r w:rsidRPr="00FB0B7F">
            <w:rPr>
              <w:rFonts w:cs="David"/>
              <w:b/>
              <w:bCs/>
              <w:color w:val="0000FF"/>
            </w:rPr>
            <w:t>Survey of  Israel</w:t>
          </w:r>
        </w:p>
      </w:tc>
    </w:tr>
    <w:tr w:rsidR="00B84566" w:rsidRPr="006C3D96" w:rsidTr="00EC49A9">
      <w:trPr>
        <w:trHeight w:val="283"/>
      </w:trPr>
      <w:tc>
        <w:tcPr>
          <w:tcW w:w="3969" w:type="dxa"/>
          <w:vAlign w:val="center"/>
        </w:tcPr>
        <w:p w:rsidR="00B84566" w:rsidRPr="00FB0B7F" w:rsidRDefault="00B84566" w:rsidP="004772EB">
          <w:pPr>
            <w:pStyle w:val="a3"/>
            <w:tabs>
              <w:tab w:val="left" w:pos="48"/>
              <w:tab w:val="left" w:pos="190"/>
            </w:tabs>
            <w:rPr>
              <w:rFonts w:cs="David"/>
              <w:b/>
              <w:bCs/>
              <w:color w:val="0000FF"/>
              <w:sz w:val="20"/>
              <w:szCs w:val="20"/>
              <w:rtl/>
            </w:rPr>
          </w:pPr>
          <w:r w:rsidRPr="00FB0B7F">
            <w:rPr>
              <w:rFonts w:cs="David" w:hint="cs"/>
              <w:color w:val="0000FF"/>
              <w:sz w:val="20"/>
              <w:szCs w:val="20"/>
              <w:rtl/>
            </w:rPr>
            <w:t xml:space="preserve">גאודזיה, </w:t>
          </w:r>
          <w:proofErr w:type="spellStart"/>
          <w:r w:rsidRPr="00FB0B7F">
            <w:rPr>
              <w:rFonts w:cs="David" w:hint="cs"/>
              <w:color w:val="0000FF"/>
              <w:sz w:val="20"/>
              <w:szCs w:val="20"/>
              <w:rtl/>
            </w:rPr>
            <w:t>קדסטר</w:t>
          </w:r>
          <w:proofErr w:type="spellEnd"/>
          <w:r w:rsidRPr="00FB0B7F">
            <w:rPr>
              <w:rFonts w:cs="David" w:hint="cs"/>
              <w:color w:val="0000FF"/>
              <w:sz w:val="20"/>
              <w:szCs w:val="20"/>
              <w:rtl/>
            </w:rPr>
            <w:t>, מיפוי ומערכות מידע גאוגרפי</w:t>
          </w:r>
        </w:p>
      </w:tc>
      <w:tc>
        <w:tcPr>
          <w:tcW w:w="1587" w:type="dxa"/>
          <w:vMerge/>
        </w:tcPr>
        <w:p w:rsidR="00B84566" w:rsidRPr="00FB0B7F" w:rsidRDefault="00B84566" w:rsidP="000D3CA6">
          <w:pPr>
            <w:pStyle w:val="a3"/>
            <w:tabs>
              <w:tab w:val="left" w:pos="48"/>
              <w:tab w:val="left" w:pos="190"/>
            </w:tabs>
            <w:rPr>
              <w:b/>
              <w:bCs/>
              <w:color w:val="0000FF"/>
              <w:sz w:val="28"/>
              <w:szCs w:val="28"/>
              <w:rtl/>
            </w:rPr>
          </w:pPr>
        </w:p>
      </w:tc>
      <w:tc>
        <w:tcPr>
          <w:tcW w:w="3969" w:type="dxa"/>
          <w:vAlign w:val="center"/>
        </w:tcPr>
        <w:p w:rsidR="00B84566" w:rsidRPr="00FB0B7F" w:rsidRDefault="00B84566" w:rsidP="00D04F41">
          <w:pPr>
            <w:pStyle w:val="a3"/>
            <w:tabs>
              <w:tab w:val="left" w:pos="48"/>
              <w:tab w:val="left" w:pos="190"/>
            </w:tabs>
            <w:jc w:val="right"/>
            <w:rPr>
              <w:rFonts w:cs="David"/>
              <w:b/>
              <w:bCs/>
              <w:color w:val="0000FF"/>
              <w:sz w:val="18"/>
              <w:szCs w:val="18"/>
            </w:rPr>
          </w:pPr>
          <w:r w:rsidRPr="00FB0B7F">
            <w:rPr>
              <w:rFonts w:ascii="Arial Narrow" w:hAnsi="Arial Narrow" w:cs="David"/>
              <w:color w:val="0000FF"/>
              <w:sz w:val="18"/>
              <w:szCs w:val="18"/>
            </w:rPr>
            <w:t xml:space="preserve">Geodesy, </w:t>
          </w:r>
          <w:proofErr w:type="spellStart"/>
          <w:r w:rsidRPr="00FB0B7F">
            <w:rPr>
              <w:rFonts w:ascii="Arial Narrow" w:hAnsi="Arial Narrow" w:cs="David"/>
              <w:color w:val="0000FF"/>
              <w:sz w:val="18"/>
              <w:szCs w:val="18"/>
            </w:rPr>
            <w:t>Cadastre</w:t>
          </w:r>
          <w:proofErr w:type="spellEnd"/>
          <w:r w:rsidRPr="00FB0B7F">
            <w:rPr>
              <w:rFonts w:ascii="Arial Narrow" w:hAnsi="Arial Narrow" w:cs="David"/>
              <w:color w:val="0000FF"/>
              <w:sz w:val="18"/>
              <w:szCs w:val="18"/>
            </w:rPr>
            <w:t>, Mapping and GIS</w:t>
          </w:r>
        </w:p>
      </w:tc>
    </w:tr>
    <w:tr w:rsidR="00B84566" w:rsidRPr="006C3D96" w:rsidTr="00EC49A9">
      <w:trPr>
        <w:trHeight w:val="283"/>
      </w:trPr>
      <w:tc>
        <w:tcPr>
          <w:tcW w:w="3969" w:type="dxa"/>
          <w:vAlign w:val="center"/>
        </w:tcPr>
        <w:p w:rsidR="00B84566" w:rsidRPr="00FB0B7F" w:rsidRDefault="00B84566" w:rsidP="004772EB">
          <w:pPr>
            <w:pStyle w:val="a3"/>
            <w:tabs>
              <w:tab w:val="left" w:pos="48"/>
              <w:tab w:val="left" w:pos="190"/>
            </w:tabs>
            <w:rPr>
              <w:rFonts w:cs="David"/>
              <w:b/>
              <w:bCs/>
              <w:color w:val="0000FF"/>
              <w:sz w:val="20"/>
              <w:szCs w:val="20"/>
              <w:rtl/>
            </w:rPr>
          </w:pPr>
          <w:r w:rsidRPr="00FB0B7F">
            <w:rPr>
              <w:rFonts w:ascii="Arial Narrow" w:hAnsi="Arial Narrow" w:cs="David" w:hint="cs"/>
              <w:b/>
              <w:bCs/>
              <w:color w:val="0000FF"/>
              <w:sz w:val="20"/>
              <w:szCs w:val="20"/>
              <w:rtl/>
            </w:rPr>
            <w:t>לשכת המנכ"ל</w:t>
          </w:r>
        </w:p>
      </w:tc>
      <w:tc>
        <w:tcPr>
          <w:tcW w:w="1587" w:type="dxa"/>
          <w:vMerge/>
        </w:tcPr>
        <w:p w:rsidR="00B84566" w:rsidRPr="00FB0B7F" w:rsidRDefault="00B84566" w:rsidP="000D3CA6">
          <w:pPr>
            <w:pStyle w:val="a3"/>
            <w:tabs>
              <w:tab w:val="left" w:pos="48"/>
              <w:tab w:val="left" w:pos="190"/>
            </w:tabs>
            <w:rPr>
              <w:b/>
              <w:bCs/>
              <w:color w:val="0000FF"/>
              <w:sz w:val="28"/>
              <w:szCs w:val="28"/>
              <w:rtl/>
            </w:rPr>
          </w:pPr>
        </w:p>
      </w:tc>
      <w:tc>
        <w:tcPr>
          <w:tcW w:w="3969" w:type="dxa"/>
          <w:vAlign w:val="center"/>
        </w:tcPr>
        <w:p w:rsidR="00B84566" w:rsidRPr="00FB0B7F" w:rsidRDefault="00B84566" w:rsidP="00011E80">
          <w:pPr>
            <w:pStyle w:val="a3"/>
            <w:tabs>
              <w:tab w:val="left" w:pos="48"/>
              <w:tab w:val="left" w:pos="190"/>
            </w:tabs>
            <w:jc w:val="right"/>
            <w:rPr>
              <w:rFonts w:cs="David"/>
              <w:b/>
              <w:bCs/>
              <w:color w:val="0000FF"/>
              <w:sz w:val="18"/>
              <w:szCs w:val="18"/>
            </w:rPr>
          </w:pPr>
          <w:r w:rsidRPr="00FB0B7F">
            <w:rPr>
              <w:rFonts w:ascii="Arial Narrow" w:hAnsi="Arial Narrow" w:cs="David"/>
              <w:color w:val="0000FF"/>
              <w:sz w:val="18"/>
              <w:szCs w:val="18"/>
            </w:rPr>
            <w:t xml:space="preserve">Director </w:t>
          </w:r>
          <w:r>
            <w:rPr>
              <w:rFonts w:ascii="Arial Narrow" w:hAnsi="Arial Narrow" w:cs="David"/>
              <w:color w:val="0000FF"/>
              <w:sz w:val="18"/>
              <w:szCs w:val="18"/>
            </w:rPr>
            <w:t>G</w:t>
          </w:r>
          <w:r w:rsidRPr="00FB0B7F">
            <w:rPr>
              <w:rFonts w:ascii="Arial Narrow" w:hAnsi="Arial Narrow" w:cs="David"/>
              <w:color w:val="0000FF"/>
              <w:sz w:val="18"/>
              <w:szCs w:val="18"/>
            </w:rPr>
            <w:t>eneral</w:t>
          </w:r>
          <w:r>
            <w:rPr>
              <w:rFonts w:ascii="Arial Narrow" w:hAnsi="Arial Narrow" w:cs="David"/>
              <w:color w:val="0000FF"/>
              <w:sz w:val="18"/>
              <w:szCs w:val="18"/>
            </w:rPr>
            <w:t>'s</w:t>
          </w:r>
          <w:r w:rsidRPr="00FB0B7F">
            <w:rPr>
              <w:rFonts w:ascii="Arial Narrow" w:hAnsi="Arial Narrow" w:cs="David"/>
              <w:color w:val="0000FF"/>
              <w:sz w:val="18"/>
              <w:szCs w:val="18"/>
            </w:rPr>
            <w:t xml:space="preserve"> </w:t>
          </w:r>
          <w:r>
            <w:rPr>
              <w:rFonts w:ascii="Arial Narrow" w:hAnsi="Arial Narrow" w:cs="David"/>
              <w:color w:val="0000FF"/>
              <w:sz w:val="18"/>
              <w:szCs w:val="18"/>
            </w:rPr>
            <w:t>Office</w:t>
          </w:r>
        </w:p>
      </w:tc>
    </w:tr>
    <w:tr w:rsidR="00B84566" w:rsidRPr="006C3D96" w:rsidTr="008A5B7C">
      <w:trPr>
        <w:trHeight w:val="283"/>
      </w:trPr>
      <w:tc>
        <w:tcPr>
          <w:tcW w:w="9525" w:type="dxa"/>
          <w:gridSpan w:val="3"/>
          <w:vAlign w:val="center"/>
        </w:tcPr>
        <w:p w:rsidR="00B84566" w:rsidRPr="00FB0B7F" w:rsidRDefault="00B84566" w:rsidP="004772EB">
          <w:pPr>
            <w:pStyle w:val="a3"/>
            <w:jc w:val="center"/>
            <w:rPr>
              <w:rFonts w:cs="David"/>
              <w:color w:val="0000FF"/>
              <w:sz w:val="22"/>
              <w:szCs w:val="22"/>
              <w:rtl/>
            </w:rPr>
          </w:pPr>
          <w:r w:rsidRPr="00FB0B7F">
            <w:rPr>
              <w:rFonts w:ascii="Arial Narrow" w:hAnsi="Arial Narrow" w:cs="David" w:hint="cs"/>
              <w:color w:val="0000FF"/>
              <w:sz w:val="22"/>
              <w:szCs w:val="22"/>
              <w:rtl/>
            </w:rPr>
            <w:t>מדינת ישראל - משרד הבינוי והשיכון</w:t>
          </w:r>
        </w:p>
      </w:tc>
    </w:tr>
  </w:tbl>
  <w:p w:rsidR="00B84566" w:rsidRPr="00A502F3" w:rsidRDefault="00B84566" w:rsidP="00205F9E">
    <w:pPr>
      <w:pStyle w:val="a3"/>
      <w:tabs>
        <w:tab w:val="left" w:pos="48"/>
        <w:tab w:val="left" w:pos="190"/>
      </w:tabs>
      <w:rPr>
        <w:rFonts w:cs="David"/>
        <w:color w:val="0000FF"/>
        <w:sz w:val="22"/>
        <w:szCs w:val="22"/>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9"/>
      <w:bidiVisual/>
      <w:tblW w:w="9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587"/>
      <w:gridCol w:w="3969"/>
    </w:tblGrid>
    <w:tr w:rsidR="00B84566" w:rsidRPr="006C3D96" w:rsidTr="00EC49A9">
      <w:trPr>
        <w:trHeight w:val="283"/>
      </w:trPr>
      <w:tc>
        <w:tcPr>
          <w:tcW w:w="3969" w:type="dxa"/>
          <w:vAlign w:val="center"/>
        </w:tcPr>
        <w:p w:rsidR="00B84566" w:rsidRPr="00786D6F" w:rsidRDefault="00B84566" w:rsidP="00D04F41">
          <w:pPr>
            <w:pStyle w:val="a3"/>
            <w:tabs>
              <w:tab w:val="left" w:pos="48"/>
              <w:tab w:val="left" w:pos="190"/>
            </w:tabs>
            <w:rPr>
              <w:rFonts w:cs="David"/>
              <w:b/>
              <w:bCs/>
              <w:color w:val="0000FF"/>
              <w:sz w:val="28"/>
              <w:szCs w:val="28"/>
              <w:rtl/>
            </w:rPr>
          </w:pPr>
          <w:r w:rsidRPr="00786D6F">
            <w:rPr>
              <w:rFonts w:cs="David" w:hint="cs"/>
              <w:b/>
              <w:bCs/>
              <w:color w:val="0000FF"/>
              <w:sz w:val="28"/>
              <w:szCs w:val="28"/>
              <w:rtl/>
            </w:rPr>
            <w:t>המרכז למיפוי ישראל</w:t>
          </w:r>
        </w:p>
      </w:tc>
      <w:tc>
        <w:tcPr>
          <w:tcW w:w="1587" w:type="dxa"/>
          <w:vMerge w:val="restart"/>
          <w:vAlign w:val="center"/>
        </w:tcPr>
        <w:p w:rsidR="00B84566" w:rsidRPr="00786D6F" w:rsidRDefault="00B84566" w:rsidP="00D04F41">
          <w:pPr>
            <w:pStyle w:val="a3"/>
            <w:tabs>
              <w:tab w:val="left" w:pos="48"/>
              <w:tab w:val="left" w:pos="190"/>
            </w:tabs>
            <w:jc w:val="center"/>
            <w:rPr>
              <w:b/>
              <w:bCs/>
              <w:color w:val="0000FF"/>
              <w:sz w:val="28"/>
              <w:szCs w:val="28"/>
              <w:rtl/>
            </w:rPr>
          </w:pPr>
          <w:r w:rsidRPr="00786D6F">
            <w:rPr>
              <w:b/>
              <w:bCs/>
              <w:noProof/>
              <w:color w:val="0000FF"/>
              <w:sz w:val="28"/>
              <w:szCs w:val="28"/>
              <w:rtl/>
              <w:lang w:eastAsia="en-US"/>
            </w:rPr>
            <w:drawing>
              <wp:inline distT="0" distB="0" distL="0" distR="0" wp14:anchorId="1370D3B8" wp14:editId="6A76F2DD">
                <wp:extent cx="432854" cy="548688"/>
                <wp:effectExtent l="0" t="0" r="571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סמל המדינה.png"/>
                        <pic:cNvPicPr/>
                      </pic:nvPicPr>
                      <pic:blipFill>
                        <a:blip r:embed="rId1">
                          <a:extLst>
                            <a:ext uri="{28A0092B-C50C-407E-A947-70E740481C1C}">
                              <a14:useLocalDpi xmlns:a14="http://schemas.microsoft.com/office/drawing/2010/main" val="0"/>
                            </a:ext>
                          </a:extLst>
                        </a:blip>
                        <a:stretch>
                          <a:fillRect/>
                        </a:stretch>
                      </pic:blipFill>
                      <pic:spPr>
                        <a:xfrm>
                          <a:off x="0" y="0"/>
                          <a:ext cx="432854" cy="548688"/>
                        </a:xfrm>
                        <a:prstGeom prst="rect">
                          <a:avLst/>
                        </a:prstGeom>
                      </pic:spPr>
                    </pic:pic>
                  </a:graphicData>
                </a:graphic>
              </wp:inline>
            </w:drawing>
          </w:r>
        </w:p>
      </w:tc>
      <w:tc>
        <w:tcPr>
          <w:tcW w:w="3969" w:type="dxa"/>
          <w:vAlign w:val="center"/>
        </w:tcPr>
        <w:p w:rsidR="00B84566" w:rsidRPr="00786D6F" w:rsidRDefault="00B84566" w:rsidP="00D04F41">
          <w:pPr>
            <w:pStyle w:val="a3"/>
            <w:tabs>
              <w:tab w:val="left" w:pos="48"/>
              <w:tab w:val="left" w:pos="190"/>
            </w:tabs>
            <w:jc w:val="right"/>
            <w:rPr>
              <w:rFonts w:cs="David"/>
              <w:b/>
              <w:bCs/>
              <w:color w:val="0000FF"/>
              <w:rtl/>
            </w:rPr>
          </w:pPr>
          <w:r w:rsidRPr="00786D6F">
            <w:rPr>
              <w:rFonts w:cs="David"/>
              <w:b/>
              <w:bCs/>
              <w:color w:val="0000FF"/>
            </w:rPr>
            <w:t>Survey of  Israel</w:t>
          </w:r>
        </w:p>
      </w:tc>
    </w:tr>
    <w:tr w:rsidR="00B84566" w:rsidRPr="006C3D96" w:rsidTr="00EC49A9">
      <w:trPr>
        <w:trHeight w:val="283"/>
      </w:trPr>
      <w:tc>
        <w:tcPr>
          <w:tcW w:w="3969" w:type="dxa"/>
          <w:vAlign w:val="center"/>
        </w:tcPr>
        <w:p w:rsidR="00B84566" w:rsidRPr="00786D6F" w:rsidRDefault="00B84566" w:rsidP="00D04F41">
          <w:pPr>
            <w:pStyle w:val="a3"/>
            <w:tabs>
              <w:tab w:val="left" w:pos="48"/>
              <w:tab w:val="left" w:pos="190"/>
            </w:tabs>
            <w:rPr>
              <w:rFonts w:cs="David"/>
              <w:b/>
              <w:bCs/>
              <w:color w:val="0000FF"/>
              <w:sz w:val="20"/>
              <w:szCs w:val="20"/>
              <w:rtl/>
            </w:rPr>
          </w:pPr>
          <w:r w:rsidRPr="00786D6F">
            <w:rPr>
              <w:rFonts w:cs="David" w:hint="cs"/>
              <w:color w:val="0000FF"/>
              <w:sz w:val="20"/>
              <w:szCs w:val="20"/>
              <w:rtl/>
            </w:rPr>
            <w:t xml:space="preserve">גאודזיה, </w:t>
          </w:r>
          <w:proofErr w:type="spellStart"/>
          <w:r w:rsidRPr="00786D6F">
            <w:rPr>
              <w:rFonts w:cs="David" w:hint="cs"/>
              <w:color w:val="0000FF"/>
              <w:sz w:val="20"/>
              <w:szCs w:val="20"/>
              <w:rtl/>
            </w:rPr>
            <w:t>קדסטר</w:t>
          </w:r>
          <w:proofErr w:type="spellEnd"/>
          <w:r w:rsidRPr="00786D6F">
            <w:rPr>
              <w:rFonts w:cs="David" w:hint="cs"/>
              <w:color w:val="0000FF"/>
              <w:sz w:val="20"/>
              <w:szCs w:val="20"/>
              <w:rtl/>
            </w:rPr>
            <w:t>, מיפוי ומערכות מידע גאוגרפי</w:t>
          </w:r>
        </w:p>
      </w:tc>
      <w:tc>
        <w:tcPr>
          <w:tcW w:w="1587" w:type="dxa"/>
          <w:vMerge/>
        </w:tcPr>
        <w:p w:rsidR="00B84566" w:rsidRPr="00786D6F" w:rsidRDefault="00B84566" w:rsidP="00D04F41">
          <w:pPr>
            <w:pStyle w:val="a3"/>
            <w:tabs>
              <w:tab w:val="left" w:pos="48"/>
              <w:tab w:val="left" w:pos="190"/>
            </w:tabs>
            <w:rPr>
              <w:b/>
              <w:bCs/>
              <w:color w:val="0000FF"/>
              <w:sz w:val="28"/>
              <w:szCs w:val="28"/>
              <w:rtl/>
            </w:rPr>
          </w:pPr>
        </w:p>
      </w:tc>
      <w:tc>
        <w:tcPr>
          <w:tcW w:w="3969" w:type="dxa"/>
          <w:vAlign w:val="center"/>
        </w:tcPr>
        <w:p w:rsidR="00B84566" w:rsidRPr="00786D6F" w:rsidRDefault="00B84566" w:rsidP="00D04F41">
          <w:pPr>
            <w:pStyle w:val="a3"/>
            <w:tabs>
              <w:tab w:val="left" w:pos="48"/>
              <w:tab w:val="left" w:pos="190"/>
            </w:tabs>
            <w:jc w:val="right"/>
            <w:rPr>
              <w:rFonts w:cs="David"/>
              <w:b/>
              <w:bCs/>
              <w:color w:val="0000FF"/>
              <w:sz w:val="18"/>
              <w:szCs w:val="18"/>
            </w:rPr>
          </w:pPr>
          <w:r w:rsidRPr="00786D6F">
            <w:rPr>
              <w:rFonts w:ascii="Arial Narrow" w:hAnsi="Arial Narrow" w:cs="David"/>
              <w:color w:val="0000FF"/>
              <w:sz w:val="18"/>
              <w:szCs w:val="18"/>
            </w:rPr>
            <w:t xml:space="preserve">Geodesy, </w:t>
          </w:r>
          <w:proofErr w:type="spellStart"/>
          <w:r w:rsidRPr="00786D6F">
            <w:rPr>
              <w:rFonts w:ascii="Arial Narrow" w:hAnsi="Arial Narrow" w:cs="David"/>
              <w:color w:val="0000FF"/>
              <w:sz w:val="18"/>
              <w:szCs w:val="18"/>
            </w:rPr>
            <w:t>Cadastre</w:t>
          </w:r>
          <w:proofErr w:type="spellEnd"/>
          <w:r w:rsidRPr="00786D6F">
            <w:rPr>
              <w:rFonts w:ascii="Arial Narrow" w:hAnsi="Arial Narrow" w:cs="David"/>
              <w:color w:val="0000FF"/>
              <w:sz w:val="18"/>
              <w:szCs w:val="18"/>
            </w:rPr>
            <w:t>, Mapping and GIS</w:t>
          </w:r>
        </w:p>
      </w:tc>
    </w:tr>
    <w:tr w:rsidR="00B84566" w:rsidRPr="006C3D96" w:rsidTr="00EC49A9">
      <w:trPr>
        <w:trHeight w:val="283"/>
      </w:trPr>
      <w:tc>
        <w:tcPr>
          <w:tcW w:w="3969" w:type="dxa"/>
          <w:vAlign w:val="center"/>
        </w:tcPr>
        <w:p w:rsidR="00B84566" w:rsidRPr="00786D6F" w:rsidRDefault="00B84566" w:rsidP="00D04F41">
          <w:pPr>
            <w:pStyle w:val="a3"/>
            <w:tabs>
              <w:tab w:val="left" w:pos="48"/>
              <w:tab w:val="left" w:pos="190"/>
            </w:tabs>
            <w:rPr>
              <w:rFonts w:cs="David"/>
              <w:b/>
              <w:bCs/>
              <w:color w:val="0000FF"/>
              <w:sz w:val="20"/>
              <w:szCs w:val="20"/>
              <w:rtl/>
            </w:rPr>
          </w:pPr>
          <w:r w:rsidRPr="00786D6F">
            <w:rPr>
              <w:rFonts w:ascii="Arial Narrow" w:hAnsi="Arial Narrow" w:cs="David" w:hint="cs"/>
              <w:b/>
              <w:bCs/>
              <w:color w:val="0000FF"/>
              <w:sz w:val="20"/>
              <w:szCs w:val="20"/>
              <w:rtl/>
            </w:rPr>
            <w:t>לשכת המנכ"ל</w:t>
          </w:r>
        </w:p>
      </w:tc>
      <w:tc>
        <w:tcPr>
          <w:tcW w:w="1587" w:type="dxa"/>
          <w:vMerge/>
        </w:tcPr>
        <w:p w:rsidR="00B84566" w:rsidRPr="00786D6F" w:rsidRDefault="00B84566" w:rsidP="00D04F41">
          <w:pPr>
            <w:pStyle w:val="a3"/>
            <w:tabs>
              <w:tab w:val="left" w:pos="48"/>
              <w:tab w:val="left" w:pos="190"/>
            </w:tabs>
            <w:rPr>
              <w:b/>
              <w:bCs/>
              <w:color w:val="0000FF"/>
              <w:sz w:val="28"/>
              <w:szCs w:val="28"/>
              <w:rtl/>
            </w:rPr>
          </w:pPr>
        </w:p>
      </w:tc>
      <w:tc>
        <w:tcPr>
          <w:tcW w:w="3969" w:type="dxa"/>
          <w:vAlign w:val="center"/>
        </w:tcPr>
        <w:p w:rsidR="00B84566" w:rsidRPr="00786D6F" w:rsidRDefault="00B84566" w:rsidP="00DF5A30">
          <w:pPr>
            <w:pStyle w:val="a3"/>
            <w:tabs>
              <w:tab w:val="left" w:pos="48"/>
              <w:tab w:val="left" w:pos="190"/>
            </w:tabs>
            <w:jc w:val="right"/>
            <w:rPr>
              <w:rFonts w:cs="David"/>
              <w:b/>
              <w:bCs/>
              <w:color w:val="0000FF"/>
              <w:sz w:val="18"/>
              <w:szCs w:val="18"/>
            </w:rPr>
          </w:pPr>
          <w:r w:rsidRPr="00786D6F">
            <w:rPr>
              <w:rFonts w:ascii="Arial Narrow" w:hAnsi="Arial Narrow" w:cs="David"/>
              <w:color w:val="0000FF"/>
              <w:sz w:val="18"/>
              <w:szCs w:val="18"/>
            </w:rPr>
            <w:t xml:space="preserve">Director </w:t>
          </w:r>
          <w:r>
            <w:rPr>
              <w:rFonts w:ascii="Arial Narrow" w:hAnsi="Arial Narrow" w:cs="David"/>
              <w:color w:val="0000FF"/>
              <w:sz w:val="18"/>
              <w:szCs w:val="18"/>
            </w:rPr>
            <w:t>G</w:t>
          </w:r>
          <w:r w:rsidRPr="00786D6F">
            <w:rPr>
              <w:rFonts w:ascii="Arial Narrow" w:hAnsi="Arial Narrow" w:cs="David"/>
              <w:color w:val="0000FF"/>
              <w:sz w:val="18"/>
              <w:szCs w:val="18"/>
            </w:rPr>
            <w:t>eneral</w:t>
          </w:r>
          <w:r>
            <w:rPr>
              <w:rFonts w:ascii="Arial Narrow" w:hAnsi="Arial Narrow" w:cs="David"/>
              <w:color w:val="0000FF"/>
              <w:sz w:val="18"/>
              <w:szCs w:val="18"/>
            </w:rPr>
            <w:t>'s</w:t>
          </w:r>
          <w:r w:rsidRPr="00786D6F">
            <w:rPr>
              <w:rFonts w:ascii="Arial Narrow" w:hAnsi="Arial Narrow" w:cs="David"/>
              <w:color w:val="0000FF"/>
              <w:sz w:val="18"/>
              <w:szCs w:val="18"/>
            </w:rPr>
            <w:t xml:space="preserve"> </w:t>
          </w:r>
          <w:r>
            <w:rPr>
              <w:rFonts w:ascii="Arial Narrow" w:hAnsi="Arial Narrow" w:cs="David"/>
              <w:color w:val="0000FF"/>
              <w:sz w:val="18"/>
              <w:szCs w:val="18"/>
            </w:rPr>
            <w:t>office</w:t>
          </w:r>
        </w:p>
      </w:tc>
    </w:tr>
    <w:tr w:rsidR="00B84566" w:rsidRPr="006C3D96" w:rsidTr="008A5B7C">
      <w:trPr>
        <w:trHeight w:val="283"/>
      </w:trPr>
      <w:tc>
        <w:tcPr>
          <w:tcW w:w="9525" w:type="dxa"/>
          <w:gridSpan w:val="3"/>
          <w:vAlign w:val="center"/>
        </w:tcPr>
        <w:p w:rsidR="00B84566" w:rsidRPr="00786D6F" w:rsidRDefault="00B84566" w:rsidP="00D04F41">
          <w:pPr>
            <w:pStyle w:val="a3"/>
            <w:jc w:val="center"/>
            <w:rPr>
              <w:rFonts w:cs="David"/>
              <w:color w:val="0000FF"/>
              <w:sz w:val="22"/>
              <w:szCs w:val="22"/>
              <w:rtl/>
            </w:rPr>
          </w:pPr>
          <w:r w:rsidRPr="00786D6F">
            <w:rPr>
              <w:rFonts w:ascii="Arial Narrow" w:hAnsi="Arial Narrow" w:cs="David" w:hint="cs"/>
              <w:color w:val="0000FF"/>
              <w:sz w:val="22"/>
              <w:szCs w:val="22"/>
              <w:rtl/>
            </w:rPr>
            <w:t>מדינת ישראל - משרד הבינוי והשיכון</w:t>
          </w:r>
        </w:p>
      </w:tc>
    </w:tr>
  </w:tbl>
  <w:p w:rsidR="00B84566" w:rsidRDefault="00B84566" w:rsidP="00A94073">
    <w:pPr>
      <w:pStyle w:val="a3"/>
      <w:tabs>
        <w:tab w:val="left" w:pos="48"/>
        <w:tab w:val="left" w:pos="190"/>
      </w:tabs>
      <w:rPr>
        <w:rFonts w:cs="David"/>
        <w:color w:val="0000FF"/>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E2A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76C6E18"/>
    <w:multiLevelType w:val="multilevel"/>
    <w:tmpl w:val="3FEEEAB6"/>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9006A6D"/>
    <w:multiLevelType w:val="hybridMultilevel"/>
    <w:tmpl w:val="5C12808C"/>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439A"/>
    <w:multiLevelType w:val="hybridMultilevel"/>
    <w:tmpl w:val="4836A8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07039F5"/>
    <w:multiLevelType w:val="hybridMultilevel"/>
    <w:tmpl w:val="C24C7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29612E"/>
    <w:multiLevelType w:val="hybridMultilevel"/>
    <w:tmpl w:val="685AE4D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FB34D5"/>
    <w:multiLevelType w:val="hybridMultilevel"/>
    <w:tmpl w:val="F5543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5050806"/>
    <w:multiLevelType w:val="hybridMultilevel"/>
    <w:tmpl w:val="F82A0054"/>
    <w:lvl w:ilvl="0" w:tplc="9600151C">
      <w:start w:val="3"/>
      <w:numFmt w:val="lowerRoman"/>
      <w:lvlText w:val="%1."/>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270FF4"/>
    <w:multiLevelType w:val="hybridMultilevel"/>
    <w:tmpl w:val="685AE4D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F822A0"/>
    <w:multiLevelType w:val="hybridMultilevel"/>
    <w:tmpl w:val="1D1E72A4"/>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1A2E25"/>
    <w:multiLevelType w:val="hybridMultilevel"/>
    <w:tmpl w:val="06FA10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F5068C5"/>
    <w:multiLevelType w:val="multilevel"/>
    <w:tmpl w:val="3EC0AED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lang w:val="en-U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0C844DA"/>
    <w:multiLevelType w:val="hybridMultilevel"/>
    <w:tmpl w:val="3E06CFA8"/>
    <w:lvl w:ilvl="0" w:tplc="DE2A8D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1AE578A"/>
    <w:multiLevelType w:val="hybridMultilevel"/>
    <w:tmpl w:val="2E04D5AA"/>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3639AE"/>
    <w:multiLevelType w:val="multilevel"/>
    <w:tmpl w:val="7E782B0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2CD17CFF"/>
    <w:multiLevelType w:val="hybridMultilevel"/>
    <w:tmpl w:val="C28061B0"/>
    <w:lvl w:ilvl="0" w:tplc="B9EC30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133EB0"/>
    <w:multiLevelType w:val="hybridMultilevel"/>
    <w:tmpl w:val="5FDC1432"/>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3">
      <w:start w:val="1"/>
      <w:numFmt w:val="hebrew1"/>
      <w:lvlText w:val="%3."/>
      <w:lvlJc w:val="center"/>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7608A0"/>
    <w:multiLevelType w:val="hybridMultilevel"/>
    <w:tmpl w:val="477850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FC12CE5"/>
    <w:multiLevelType w:val="hybridMultilevel"/>
    <w:tmpl w:val="1F08F4C0"/>
    <w:lvl w:ilvl="0" w:tplc="7696C320">
      <w:start w:val="3"/>
      <w:numFmt w:val="hebrew1"/>
      <w:lvlText w:val="%1."/>
      <w:lvlJc w:val="center"/>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2E1068"/>
    <w:multiLevelType w:val="multilevel"/>
    <w:tmpl w:val="3BE675A4"/>
    <w:lvl w:ilvl="0">
      <w:start w:val="2"/>
      <w:numFmt w:val="decimal"/>
      <w:lvlText w:val="%1."/>
      <w:lvlJc w:val="left"/>
      <w:pPr>
        <w:ind w:left="360" w:hanging="360"/>
      </w:pPr>
      <w:rPr>
        <w:rFonts w:hint="default"/>
      </w:rPr>
    </w:lvl>
    <w:lvl w:ilvl="1">
      <w:start w:val="1"/>
      <w:numFmt w:val="hebrew1"/>
      <w:lvlText w:val="%2."/>
      <w:lvlJc w:val="center"/>
      <w:pPr>
        <w:ind w:left="792" w:hanging="432"/>
      </w:pPr>
      <w:rPr>
        <w:rFonts w:hint="default"/>
        <w:lang w:val="en-U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30F726DE"/>
    <w:multiLevelType w:val="hybridMultilevel"/>
    <w:tmpl w:val="A3B872EC"/>
    <w:lvl w:ilvl="0" w:tplc="AFB67E04">
      <w:start w:val="1"/>
      <w:numFmt w:val="decimal"/>
      <w:lvlText w:val="%1."/>
      <w:lvlJc w:val="left"/>
      <w:pPr>
        <w:ind w:left="645" w:hanging="360"/>
      </w:pPr>
      <w:rPr>
        <w:rFonts w:hint="default"/>
      </w:rPr>
    </w:lvl>
    <w:lvl w:ilvl="1" w:tplc="04090013">
      <w:start w:val="1"/>
      <w:numFmt w:val="hebrew1"/>
      <w:lvlText w:val="%2."/>
      <w:lvlJc w:val="center"/>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1">
    <w:nsid w:val="3A050B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D0C43AC"/>
    <w:multiLevelType w:val="hybridMultilevel"/>
    <w:tmpl w:val="D01077D0"/>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B010C6"/>
    <w:multiLevelType w:val="hybridMultilevel"/>
    <w:tmpl w:val="87625D1E"/>
    <w:lvl w:ilvl="0" w:tplc="99AAA58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566106D"/>
    <w:multiLevelType w:val="hybridMultilevel"/>
    <w:tmpl w:val="AE8E25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8151370"/>
    <w:multiLevelType w:val="multilevel"/>
    <w:tmpl w:val="0546C53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nsid w:val="55A55D93"/>
    <w:multiLevelType w:val="hybridMultilevel"/>
    <w:tmpl w:val="2EE09A1E"/>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E0E150F"/>
    <w:multiLevelType w:val="multilevel"/>
    <w:tmpl w:val="96D023B2"/>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60625AFA"/>
    <w:multiLevelType w:val="hybridMultilevel"/>
    <w:tmpl w:val="918E7260"/>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320D21"/>
    <w:multiLevelType w:val="multilevel"/>
    <w:tmpl w:val="4FC24F6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61CB7152"/>
    <w:multiLevelType w:val="hybridMultilevel"/>
    <w:tmpl w:val="72D8264C"/>
    <w:lvl w:ilvl="0" w:tplc="04090013">
      <w:start w:val="1"/>
      <w:numFmt w:val="hebrew1"/>
      <w:lvlText w:val="%1."/>
      <w:lvlJc w:val="center"/>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57C2530"/>
    <w:multiLevelType w:val="hybridMultilevel"/>
    <w:tmpl w:val="BCB88C94"/>
    <w:lvl w:ilvl="0" w:tplc="507ACDB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8A667CD"/>
    <w:multiLevelType w:val="hybridMultilevel"/>
    <w:tmpl w:val="BF46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8AA0D5D"/>
    <w:multiLevelType w:val="hybridMultilevel"/>
    <w:tmpl w:val="1BBC8600"/>
    <w:lvl w:ilvl="0" w:tplc="0409000F">
      <w:start w:val="1"/>
      <w:numFmt w:val="decimal"/>
      <w:lvlText w:val="%1."/>
      <w:lvlJc w:val="left"/>
      <w:pPr>
        <w:ind w:left="1080" w:hanging="360"/>
      </w:pPr>
      <w:rPr>
        <w:rFonts w:hint="default"/>
      </w:rPr>
    </w:lvl>
    <w:lvl w:ilvl="1" w:tplc="04090013">
      <w:start w:val="1"/>
      <w:numFmt w:val="hebrew1"/>
      <w:lvlText w:val="%2."/>
      <w:lvlJc w:val="center"/>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8D0449A"/>
    <w:multiLevelType w:val="hybridMultilevel"/>
    <w:tmpl w:val="685AE4D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67308D"/>
    <w:multiLevelType w:val="multilevel"/>
    <w:tmpl w:val="08B086B4"/>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6CD60A58"/>
    <w:multiLevelType w:val="hybridMultilevel"/>
    <w:tmpl w:val="C24C7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0C93100"/>
    <w:multiLevelType w:val="multilevel"/>
    <w:tmpl w:val="E9AE55A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75337F83"/>
    <w:multiLevelType w:val="hybridMultilevel"/>
    <w:tmpl w:val="4F5E5480"/>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72B6DF5"/>
    <w:multiLevelType w:val="hybridMultilevel"/>
    <w:tmpl w:val="2422A5CA"/>
    <w:lvl w:ilvl="0" w:tplc="7C3EE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A4278B"/>
    <w:multiLevelType w:val="hybridMultilevel"/>
    <w:tmpl w:val="4F246DC6"/>
    <w:lvl w:ilvl="0" w:tplc="D2B26F86">
      <w:start w:val="4"/>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D920B10"/>
    <w:multiLevelType w:val="hybridMultilevel"/>
    <w:tmpl w:val="685AE4D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1A6498"/>
    <w:multiLevelType w:val="hybridMultilevel"/>
    <w:tmpl w:val="CC4E4C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2"/>
  </w:num>
  <w:num w:numId="4">
    <w:abstractNumId w:val="16"/>
  </w:num>
  <w:num w:numId="5">
    <w:abstractNumId w:val="22"/>
  </w:num>
  <w:num w:numId="6">
    <w:abstractNumId w:val="33"/>
  </w:num>
  <w:num w:numId="7">
    <w:abstractNumId w:val="7"/>
  </w:num>
  <w:num w:numId="8">
    <w:abstractNumId w:val="6"/>
  </w:num>
  <w:num w:numId="9">
    <w:abstractNumId w:val="3"/>
  </w:num>
  <w:num w:numId="10">
    <w:abstractNumId w:val="24"/>
  </w:num>
  <w:num w:numId="11">
    <w:abstractNumId w:val="10"/>
  </w:num>
  <w:num w:numId="12">
    <w:abstractNumId w:val="38"/>
  </w:num>
  <w:num w:numId="13">
    <w:abstractNumId w:val="36"/>
  </w:num>
  <w:num w:numId="14">
    <w:abstractNumId w:val="39"/>
  </w:num>
  <w:num w:numId="15">
    <w:abstractNumId w:val="31"/>
  </w:num>
  <w:num w:numId="16">
    <w:abstractNumId w:val="4"/>
  </w:num>
  <w:num w:numId="17">
    <w:abstractNumId w:val="42"/>
  </w:num>
  <w:num w:numId="18">
    <w:abstractNumId w:val="20"/>
  </w:num>
  <w:num w:numId="19">
    <w:abstractNumId w:val="28"/>
  </w:num>
  <w:num w:numId="20">
    <w:abstractNumId w:val="32"/>
  </w:num>
  <w:num w:numId="21">
    <w:abstractNumId w:val="8"/>
  </w:num>
  <w:num w:numId="22">
    <w:abstractNumId w:val="41"/>
  </w:num>
  <w:num w:numId="23">
    <w:abstractNumId w:val="5"/>
  </w:num>
  <w:num w:numId="24">
    <w:abstractNumId w:val="34"/>
  </w:num>
  <w:num w:numId="25">
    <w:abstractNumId w:val="13"/>
  </w:num>
  <w:num w:numId="26">
    <w:abstractNumId w:val="26"/>
  </w:num>
  <w:num w:numId="27">
    <w:abstractNumId w:val="18"/>
  </w:num>
  <w:num w:numId="28">
    <w:abstractNumId w:val="15"/>
  </w:num>
  <w:num w:numId="29">
    <w:abstractNumId w:val="40"/>
  </w:num>
  <w:num w:numId="30">
    <w:abstractNumId w:val="23"/>
  </w:num>
  <w:num w:numId="31">
    <w:abstractNumId w:val="12"/>
  </w:num>
  <w:num w:numId="32">
    <w:abstractNumId w:val="17"/>
  </w:num>
  <w:num w:numId="33">
    <w:abstractNumId w:val="14"/>
  </w:num>
  <w:num w:numId="34">
    <w:abstractNumId w:val="27"/>
  </w:num>
  <w:num w:numId="35">
    <w:abstractNumId w:val="29"/>
  </w:num>
  <w:num w:numId="36">
    <w:abstractNumId w:val="21"/>
  </w:num>
  <w:num w:numId="37">
    <w:abstractNumId w:val="37"/>
  </w:num>
  <w:num w:numId="38">
    <w:abstractNumId w:val="35"/>
  </w:num>
  <w:num w:numId="39">
    <w:abstractNumId w:val="25"/>
  </w:num>
  <w:num w:numId="40">
    <w:abstractNumId w:val="0"/>
  </w:num>
  <w:num w:numId="41">
    <w:abstractNumId w:val="1"/>
  </w:num>
  <w:num w:numId="42">
    <w:abstractNumId w:val="19"/>
  </w:num>
  <w:num w:numId="43">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8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B29"/>
    <w:rsid w:val="00011E80"/>
    <w:rsid w:val="00024B9D"/>
    <w:rsid w:val="0004716B"/>
    <w:rsid w:val="000525DE"/>
    <w:rsid w:val="00057B03"/>
    <w:rsid w:val="00061946"/>
    <w:rsid w:val="00066D40"/>
    <w:rsid w:val="00072249"/>
    <w:rsid w:val="0007506E"/>
    <w:rsid w:val="00080A9F"/>
    <w:rsid w:val="000964F7"/>
    <w:rsid w:val="0009734B"/>
    <w:rsid w:val="000973FA"/>
    <w:rsid w:val="000A5E3B"/>
    <w:rsid w:val="000B1C80"/>
    <w:rsid w:val="000B4E71"/>
    <w:rsid w:val="000B65B2"/>
    <w:rsid w:val="000B7B06"/>
    <w:rsid w:val="000C2A34"/>
    <w:rsid w:val="000D31FF"/>
    <w:rsid w:val="000D3CA6"/>
    <w:rsid w:val="000D4C4D"/>
    <w:rsid w:val="000F285C"/>
    <w:rsid w:val="000F484E"/>
    <w:rsid w:val="00111162"/>
    <w:rsid w:val="00114B7F"/>
    <w:rsid w:val="00121265"/>
    <w:rsid w:val="00133229"/>
    <w:rsid w:val="00136912"/>
    <w:rsid w:val="001538C4"/>
    <w:rsid w:val="001816F5"/>
    <w:rsid w:val="00181A6D"/>
    <w:rsid w:val="001833EC"/>
    <w:rsid w:val="00187CD2"/>
    <w:rsid w:val="00190B29"/>
    <w:rsid w:val="00195242"/>
    <w:rsid w:val="001A3B06"/>
    <w:rsid w:val="001A6ED0"/>
    <w:rsid w:val="001B2814"/>
    <w:rsid w:val="001B322F"/>
    <w:rsid w:val="001B4840"/>
    <w:rsid w:val="001C7227"/>
    <w:rsid w:val="001D1FD9"/>
    <w:rsid w:val="001E4D34"/>
    <w:rsid w:val="00200F98"/>
    <w:rsid w:val="00205ADC"/>
    <w:rsid w:val="00205F9E"/>
    <w:rsid w:val="00210F24"/>
    <w:rsid w:val="00213736"/>
    <w:rsid w:val="002159BF"/>
    <w:rsid w:val="00231C12"/>
    <w:rsid w:val="002419E8"/>
    <w:rsid w:val="00243DEC"/>
    <w:rsid w:val="00244B04"/>
    <w:rsid w:val="00247A79"/>
    <w:rsid w:val="0025204B"/>
    <w:rsid w:val="00252D45"/>
    <w:rsid w:val="00264182"/>
    <w:rsid w:val="00281823"/>
    <w:rsid w:val="0028798B"/>
    <w:rsid w:val="002907A8"/>
    <w:rsid w:val="002B0A02"/>
    <w:rsid w:val="002C10A3"/>
    <w:rsid w:val="002C649B"/>
    <w:rsid w:val="002D5069"/>
    <w:rsid w:val="002E1D3B"/>
    <w:rsid w:val="002E36A2"/>
    <w:rsid w:val="002F06F6"/>
    <w:rsid w:val="002F086B"/>
    <w:rsid w:val="002F16CB"/>
    <w:rsid w:val="002F35B3"/>
    <w:rsid w:val="002F599C"/>
    <w:rsid w:val="002F7F2B"/>
    <w:rsid w:val="00300406"/>
    <w:rsid w:val="00303A99"/>
    <w:rsid w:val="00306C2E"/>
    <w:rsid w:val="003074F0"/>
    <w:rsid w:val="00323C94"/>
    <w:rsid w:val="00330A72"/>
    <w:rsid w:val="003553FC"/>
    <w:rsid w:val="0035569A"/>
    <w:rsid w:val="00355C96"/>
    <w:rsid w:val="0035752E"/>
    <w:rsid w:val="00370AB1"/>
    <w:rsid w:val="00380467"/>
    <w:rsid w:val="00381C19"/>
    <w:rsid w:val="00381F79"/>
    <w:rsid w:val="003835DC"/>
    <w:rsid w:val="00384347"/>
    <w:rsid w:val="00384A2B"/>
    <w:rsid w:val="00385226"/>
    <w:rsid w:val="003A3371"/>
    <w:rsid w:val="003B0542"/>
    <w:rsid w:val="003B0CD8"/>
    <w:rsid w:val="003C20E5"/>
    <w:rsid w:val="003C2A95"/>
    <w:rsid w:val="003D54F6"/>
    <w:rsid w:val="003E2C97"/>
    <w:rsid w:val="003E5B20"/>
    <w:rsid w:val="003E7B58"/>
    <w:rsid w:val="003F120E"/>
    <w:rsid w:val="003F1E29"/>
    <w:rsid w:val="003F249F"/>
    <w:rsid w:val="004041E4"/>
    <w:rsid w:val="00410501"/>
    <w:rsid w:val="00415EB5"/>
    <w:rsid w:val="00426C30"/>
    <w:rsid w:val="00433132"/>
    <w:rsid w:val="00434CC8"/>
    <w:rsid w:val="004372FE"/>
    <w:rsid w:val="004444FD"/>
    <w:rsid w:val="004455C4"/>
    <w:rsid w:val="0045111F"/>
    <w:rsid w:val="00451536"/>
    <w:rsid w:val="0045215E"/>
    <w:rsid w:val="0045378A"/>
    <w:rsid w:val="00455313"/>
    <w:rsid w:val="00455A1F"/>
    <w:rsid w:val="004605D0"/>
    <w:rsid w:val="004636A5"/>
    <w:rsid w:val="004736B9"/>
    <w:rsid w:val="00474D84"/>
    <w:rsid w:val="004772EB"/>
    <w:rsid w:val="004800AA"/>
    <w:rsid w:val="0048537E"/>
    <w:rsid w:val="00490607"/>
    <w:rsid w:val="004A387B"/>
    <w:rsid w:val="004A72AD"/>
    <w:rsid w:val="004B4F62"/>
    <w:rsid w:val="004B5204"/>
    <w:rsid w:val="004C351A"/>
    <w:rsid w:val="004C489D"/>
    <w:rsid w:val="004D02B5"/>
    <w:rsid w:val="004F0C17"/>
    <w:rsid w:val="004F611F"/>
    <w:rsid w:val="00500005"/>
    <w:rsid w:val="0050043C"/>
    <w:rsid w:val="0050214B"/>
    <w:rsid w:val="00502206"/>
    <w:rsid w:val="00505692"/>
    <w:rsid w:val="00505972"/>
    <w:rsid w:val="00510033"/>
    <w:rsid w:val="0051008B"/>
    <w:rsid w:val="00512AC7"/>
    <w:rsid w:val="0051413B"/>
    <w:rsid w:val="0052385F"/>
    <w:rsid w:val="0053118A"/>
    <w:rsid w:val="0053191E"/>
    <w:rsid w:val="00531B32"/>
    <w:rsid w:val="005404FA"/>
    <w:rsid w:val="005465BE"/>
    <w:rsid w:val="005527EA"/>
    <w:rsid w:val="00570840"/>
    <w:rsid w:val="005748DF"/>
    <w:rsid w:val="00577D73"/>
    <w:rsid w:val="0058070C"/>
    <w:rsid w:val="0059059D"/>
    <w:rsid w:val="005920E6"/>
    <w:rsid w:val="005A3FFD"/>
    <w:rsid w:val="005C41B8"/>
    <w:rsid w:val="005D09FA"/>
    <w:rsid w:val="005D492C"/>
    <w:rsid w:val="00603678"/>
    <w:rsid w:val="006109D8"/>
    <w:rsid w:val="00615EF4"/>
    <w:rsid w:val="00621C17"/>
    <w:rsid w:val="00621E39"/>
    <w:rsid w:val="00622E39"/>
    <w:rsid w:val="00632A77"/>
    <w:rsid w:val="00635F03"/>
    <w:rsid w:val="00643067"/>
    <w:rsid w:val="00646902"/>
    <w:rsid w:val="0065123D"/>
    <w:rsid w:val="00654946"/>
    <w:rsid w:val="0066276C"/>
    <w:rsid w:val="00662E9A"/>
    <w:rsid w:val="006653E1"/>
    <w:rsid w:val="00665CE1"/>
    <w:rsid w:val="00683229"/>
    <w:rsid w:val="00683330"/>
    <w:rsid w:val="00684107"/>
    <w:rsid w:val="0068673C"/>
    <w:rsid w:val="006A2759"/>
    <w:rsid w:val="006B3F47"/>
    <w:rsid w:val="006B7D12"/>
    <w:rsid w:val="006C068C"/>
    <w:rsid w:val="006C3D96"/>
    <w:rsid w:val="006D0F7F"/>
    <w:rsid w:val="006D3017"/>
    <w:rsid w:val="006D3046"/>
    <w:rsid w:val="006E0861"/>
    <w:rsid w:val="006E4AA3"/>
    <w:rsid w:val="006E5C76"/>
    <w:rsid w:val="006F1EF2"/>
    <w:rsid w:val="006F3ADB"/>
    <w:rsid w:val="006F3C3E"/>
    <w:rsid w:val="0070062F"/>
    <w:rsid w:val="007025B5"/>
    <w:rsid w:val="007214FB"/>
    <w:rsid w:val="00723580"/>
    <w:rsid w:val="0073048F"/>
    <w:rsid w:val="00733695"/>
    <w:rsid w:val="00733BFD"/>
    <w:rsid w:val="00741589"/>
    <w:rsid w:val="00741C54"/>
    <w:rsid w:val="00757F16"/>
    <w:rsid w:val="007629F6"/>
    <w:rsid w:val="0076744A"/>
    <w:rsid w:val="007703ED"/>
    <w:rsid w:val="00770A80"/>
    <w:rsid w:val="00771987"/>
    <w:rsid w:val="00786D6F"/>
    <w:rsid w:val="00790AF0"/>
    <w:rsid w:val="00796078"/>
    <w:rsid w:val="007966EB"/>
    <w:rsid w:val="007A3DCC"/>
    <w:rsid w:val="007B517A"/>
    <w:rsid w:val="007C6922"/>
    <w:rsid w:val="007D0022"/>
    <w:rsid w:val="007D4EFE"/>
    <w:rsid w:val="007D7536"/>
    <w:rsid w:val="007D7674"/>
    <w:rsid w:val="007E4DE1"/>
    <w:rsid w:val="0080309D"/>
    <w:rsid w:val="00803A6C"/>
    <w:rsid w:val="00807F1C"/>
    <w:rsid w:val="00811F72"/>
    <w:rsid w:val="00833861"/>
    <w:rsid w:val="008529D0"/>
    <w:rsid w:val="00853367"/>
    <w:rsid w:val="00857AAB"/>
    <w:rsid w:val="00871179"/>
    <w:rsid w:val="008815B5"/>
    <w:rsid w:val="008836D5"/>
    <w:rsid w:val="00884B94"/>
    <w:rsid w:val="0088535B"/>
    <w:rsid w:val="0089306E"/>
    <w:rsid w:val="008948F3"/>
    <w:rsid w:val="008962A2"/>
    <w:rsid w:val="008A5B7C"/>
    <w:rsid w:val="008B0822"/>
    <w:rsid w:val="008B189A"/>
    <w:rsid w:val="008B2575"/>
    <w:rsid w:val="008B336B"/>
    <w:rsid w:val="008D0129"/>
    <w:rsid w:val="008D1963"/>
    <w:rsid w:val="008D59E2"/>
    <w:rsid w:val="008E47E4"/>
    <w:rsid w:val="008E59CC"/>
    <w:rsid w:val="008F3F36"/>
    <w:rsid w:val="008F5A61"/>
    <w:rsid w:val="0090206A"/>
    <w:rsid w:val="00904EC7"/>
    <w:rsid w:val="00922827"/>
    <w:rsid w:val="00923232"/>
    <w:rsid w:val="00926BBE"/>
    <w:rsid w:val="009368D9"/>
    <w:rsid w:val="0094188B"/>
    <w:rsid w:val="009433BC"/>
    <w:rsid w:val="00946792"/>
    <w:rsid w:val="00952021"/>
    <w:rsid w:val="00954869"/>
    <w:rsid w:val="00960624"/>
    <w:rsid w:val="00962EDB"/>
    <w:rsid w:val="00963DC6"/>
    <w:rsid w:val="00970316"/>
    <w:rsid w:val="0097330F"/>
    <w:rsid w:val="00975648"/>
    <w:rsid w:val="009810ED"/>
    <w:rsid w:val="00982157"/>
    <w:rsid w:val="00987DB5"/>
    <w:rsid w:val="0099022C"/>
    <w:rsid w:val="00996FEB"/>
    <w:rsid w:val="009A3BD3"/>
    <w:rsid w:val="009A3CA0"/>
    <w:rsid w:val="009B2147"/>
    <w:rsid w:val="009C59C4"/>
    <w:rsid w:val="009C5FB3"/>
    <w:rsid w:val="009E2C63"/>
    <w:rsid w:val="009E3D9D"/>
    <w:rsid w:val="009F4D38"/>
    <w:rsid w:val="009F6BA2"/>
    <w:rsid w:val="00A11F53"/>
    <w:rsid w:val="00A2054A"/>
    <w:rsid w:val="00A20750"/>
    <w:rsid w:val="00A23009"/>
    <w:rsid w:val="00A27860"/>
    <w:rsid w:val="00A4346C"/>
    <w:rsid w:val="00A45056"/>
    <w:rsid w:val="00A502F3"/>
    <w:rsid w:val="00A51513"/>
    <w:rsid w:val="00A528D5"/>
    <w:rsid w:val="00A62DEF"/>
    <w:rsid w:val="00A6440F"/>
    <w:rsid w:val="00A64450"/>
    <w:rsid w:val="00A76B17"/>
    <w:rsid w:val="00A87D3A"/>
    <w:rsid w:val="00A90794"/>
    <w:rsid w:val="00A94073"/>
    <w:rsid w:val="00A94D16"/>
    <w:rsid w:val="00AA3A0A"/>
    <w:rsid w:val="00AB1AD1"/>
    <w:rsid w:val="00AC68C4"/>
    <w:rsid w:val="00AD0021"/>
    <w:rsid w:val="00AD1182"/>
    <w:rsid w:val="00AD431D"/>
    <w:rsid w:val="00AE64FD"/>
    <w:rsid w:val="00AE714A"/>
    <w:rsid w:val="00AF1E78"/>
    <w:rsid w:val="00AF65D6"/>
    <w:rsid w:val="00B00C4B"/>
    <w:rsid w:val="00B10204"/>
    <w:rsid w:val="00B172A8"/>
    <w:rsid w:val="00B23F86"/>
    <w:rsid w:val="00B24381"/>
    <w:rsid w:val="00B37FD6"/>
    <w:rsid w:val="00B47194"/>
    <w:rsid w:val="00B50513"/>
    <w:rsid w:val="00B51221"/>
    <w:rsid w:val="00B67609"/>
    <w:rsid w:val="00B8309E"/>
    <w:rsid w:val="00B84566"/>
    <w:rsid w:val="00B84C21"/>
    <w:rsid w:val="00B85B0A"/>
    <w:rsid w:val="00B95E19"/>
    <w:rsid w:val="00BA08F2"/>
    <w:rsid w:val="00BA2BD2"/>
    <w:rsid w:val="00BA4988"/>
    <w:rsid w:val="00BB6E86"/>
    <w:rsid w:val="00BB7CF6"/>
    <w:rsid w:val="00BC1A96"/>
    <w:rsid w:val="00BD0AC9"/>
    <w:rsid w:val="00BD2571"/>
    <w:rsid w:val="00BD5398"/>
    <w:rsid w:val="00BD5C68"/>
    <w:rsid w:val="00BE10AC"/>
    <w:rsid w:val="00BE52CA"/>
    <w:rsid w:val="00BE5ADF"/>
    <w:rsid w:val="00BE75C2"/>
    <w:rsid w:val="00BF017D"/>
    <w:rsid w:val="00C05AD2"/>
    <w:rsid w:val="00C05BA4"/>
    <w:rsid w:val="00C06202"/>
    <w:rsid w:val="00C123A3"/>
    <w:rsid w:val="00C14501"/>
    <w:rsid w:val="00C21E33"/>
    <w:rsid w:val="00C2320B"/>
    <w:rsid w:val="00C34FDA"/>
    <w:rsid w:val="00C40C3A"/>
    <w:rsid w:val="00C439CF"/>
    <w:rsid w:val="00C464CF"/>
    <w:rsid w:val="00C47EC0"/>
    <w:rsid w:val="00C52961"/>
    <w:rsid w:val="00C57984"/>
    <w:rsid w:val="00C66096"/>
    <w:rsid w:val="00C818FC"/>
    <w:rsid w:val="00C903D8"/>
    <w:rsid w:val="00CA2C79"/>
    <w:rsid w:val="00CB4752"/>
    <w:rsid w:val="00CB5574"/>
    <w:rsid w:val="00CB79F1"/>
    <w:rsid w:val="00CC0D5E"/>
    <w:rsid w:val="00CC1F4F"/>
    <w:rsid w:val="00CD331F"/>
    <w:rsid w:val="00CD37E1"/>
    <w:rsid w:val="00CF19CE"/>
    <w:rsid w:val="00CF320F"/>
    <w:rsid w:val="00D038E0"/>
    <w:rsid w:val="00D04F41"/>
    <w:rsid w:val="00D06B44"/>
    <w:rsid w:val="00D1115D"/>
    <w:rsid w:val="00D23864"/>
    <w:rsid w:val="00D251F8"/>
    <w:rsid w:val="00D2564C"/>
    <w:rsid w:val="00D27EDE"/>
    <w:rsid w:val="00D309F2"/>
    <w:rsid w:val="00D343E0"/>
    <w:rsid w:val="00D3664B"/>
    <w:rsid w:val="00D4094D"/>
    <w:rsid w:val="00D443DC"/>
    <w:rsid w:val="00D461EB"/>
    <w:rsid w:val="00D541BD"/>
    <w:rsid w:val="00D55DDA"/>
    <w:rsid w:val="00D57D04"/>
    <w:rsid w:val="00D718D7"/>
    <w:rsid w:val="00D76CA0"/>
    <w:rsid w:val="00D76F6E"/>
    <w:rsid w:val="00D80FE6"/>
    <w:rsid w:val="00D901DA"/>
    <w:rsid w:val="00DA175F"/>
    <w:rsid w:val="00DB5348"/>
    <w:rsid w:val="00DB641B"/>
    <w:rsid w:val="00DC32A0"/>
    <w:rsid w:val="00DC690F"/>
    <w:rsid w:val="00DE6B8A"/>
    <w:rsid w:val="00DE75BB"/>
    <w:rsid w:val="00DF530D"/>
    <w:rsid w:val="00DF5A30"/>
    <w:rsid w:val="00E035D3"/>
    <w:rsid w:val="00E03DEF"/>
    <w:rsid w:val="00E1274A"/>
    <w:rsid w:val="00E150E1"/>
    <w:rsid w:val="00E235A0"/>
    <w:rsid w:val="00E313FF"/>
    <w:rsid w:val="00E37D8E"/>
    <w:rsid w:val="00E506C7"/>
    <w:rsid w:val="00E52ADB"/>
    <w:rsid w:val="00E62001"/>
    <w:rsid w:val="00E66606"/>
    <w:rsid w:val="00E71BE3"/>
    <w:rsid w:val="00E80E96"/>
    <w:rsid w:val="00E92394"/>
    <w:rsid w:val="00E964E8"/>
    <w:rsid w:val="00EA442F"/>
    <w:rsid w:val="00EB38F8"/>
    <w:rsid w:val="00EC49A9"/>
    <w:rsid w:val="00ED1C66"/>
    <w:rsid w:val="00ED2E6A"/>
    <w:rsid w:val="00EE7BEF"/>
    <w:rsid w:val="00EE7CDC"/>
    <w:rsid w:val="00EE7CEC"/>
    <w:rsid w:val="00EF4AF1"/>
    <w:rsid w:val="00F02207"/>
    <w:rsid w:val="00F03EAB"/>
    <w:rsid w:val="00F05B91"/>
    <w:rsid w:val="00F0683C"/>
    <w:rsid w:val="00F07375"/>
    <w:rsid w:val="00F0737E"/>
    <w:rsid w:val="00F12E68"/>
    <w:rsid w:val="00F22E04"/>
    <w:rsid w:val="00F25A61"/>
    <w:rsid w:val="00F37B29"/>
    <w:rsid w:val="00F410CF"/>
    <w:rsid w:val="00F41A96"/>
    <w:rsid w:val="00F54DED"/>
    <w:rsid w:val="00F63B61"/>
    <w:rsid w:val="00F66C59"/>
    <w:rsid w:val="00F9445B"/>
    <w:rsid w:val="00FA7C1B"/>
    <w:rsid w:val="00FB0B7F"/>
    <w:rsid w:val="00FB0E91"/>
    <w:rsid w:val="00FB6055"/>
    <w:rsid w:val="00FC5381"/>
    <w:rsid w:val="00FC6386"/>
    <w:rsid w:val="00FD0EF5"/>
    <w:rsid w:val="00FD3387"/>
    <w:rsid w:val="00FD78C3"/>
    <w:rsid w:val="00FE282B"/>
    <w:rsid w:val="00FE4131"/>
    <w:rsid w:val="00FF6A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iPriority="35"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bidi/>
    </w:pPr>
    <w:rPr>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320"/>
        <w:tab w:val="right" w:pos="8640"/>
      </w:tabs>
    </w:pPr>
  </w:style>
  <w:style w:type="paragraph" w:styleId="a4">
    <w:name w:val="footer"/>
    <w:basedOn w:val="a"/>
    <w:link w:val="a5"/>
    <w:uiPriority w:val="99"/>
    <w:pPr>
      <w:tabs>
        <w:tab w:val="center" w:pos="4320"/>
        <w:tab w:val="right" w:pos="8640"/>
      </w:tabs>
    </w:pPr>
  </w:style>
  <w:style w:type="paragraph" w:styleId="a6">
    <w:name w:val="Balloon Text"/>
    <w:basedOn w:val="a"/>
    <w:semiHidden/>
    <w:rsid w:val="006E4AA3"/>
    <w:rPr>
      <w:rFonts w:ascii="Tahoma" w:hAnsi="Tahoma" w:cs="Tahoma"/>
      <w:sz w:val="16"/>
      <w:szCs w:val="16"/>
    </w:rPr>
  </w:style>
  <w:style w:type="paragraph" w:styleId="a7">
    <w:name w:val="Body Text Indent"/>
    <w:basedOn w:val="a"/>
    <w:link w:val="a8"/>
    <w:rsid w:val="000D3CA6"/>
    <w:pPr>
      <w:ind w:left="720" w:hanging="720"/>
    </w:pPr>
  </w:style>
  <w:style w:type="character" w:customStyle="1" w:styleId="a8">
    <w:name w:val="כניסה בגוף טקסט תו"/>
    <w:link w:val="a7"/>
    <w:rsid w:val="000D3CA6"/>
    <w:rPr>
      <w:sz w:val="24"/>
      <w:szCs w:val="24"/>
      <w:lang w:eastAsia="he-IL"/>
    </w:rPr>
  </w:style>
  <w:style w:type="table" w:styleId="a9">
    <w:name w:val="Table Grid"/>
    <w:basedOn w:val="a1"/>
    <w:uiPriority w:val="59"/>
    <w:rsid w:val="00205F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Body Text"/>
    <w:basedOn w:val="a"/>
    <w:link w:val="ab"/>
    <w:rsid w:val="005920E6"/>
    <w:pPr>
      <w:spacing w:after="120"/>
    </w:pPr>
  </w:style>
  <w:style w:type="character" w:customStyle="1" w:styleId="ab">
    <w:name w:val="גוף טקסט תו"/>
    <w:basedOn w:val="a0"/>
    <w:link w:val="aa"/>
    <w:rsid w:val="005920E6"/>
    <w:rPr>
      <w:sz w:val="24"/>
      <w:szCs w:val="24"/>
      <w:lang w:eastAsia="he-IL"/>
    </w:rPr>
  </w:style>
  <w:style w:type="paragraph" w:styleId="ac">
    <w:name w:val="List Paragraph"/>
    <w:basedOn w:val="a"/>
    <w:uiPriority w:val="34"/>
    <w:qFormat/>
    <w:rsid w:val="005920E6"/>
    <w:pPr>
      <w:ind w:left="720"/>
      <w:contextualSpacing/>
    </w:pPr>
  </w:style>
  <w:style w:type="paragraph" w:styleId="NormalWeb">
    <w:name w:val="Normal (Web)"/>
    <w:basedOn w:val="a"/>
    <w:uiPriority w:val="99"/>
    <w:unhideWhenUsed/>
    <w:rsid w:val="009810ED"/>
    <w:pPr>
      <w:bidi w:val="0"/>
      <w:spacing w:before="100" w:beforeAutospacing="1" w:after="100" w:afterAutospacing="1"/>
    </w:pPr>
    <w:rPr>
      <w:lang w:eastAsia="en-US"/>
    </w:rPr>
  </w:style>
  <w:style w:type="character" w:customStyle="1" w:styleId="a5">
    <w:name w:val="כותרת תחתונה תו"/>
    <w:basedOn w:val="a0"/>
    <w:link w:val="a4"/>
    <w:uiPriority w:val="99"/>
    <w:rsid w:val="006D3046"/>
    <w:rPr>
      <w:sz w:val="24"/>
      <w:szCs w:val="24"/>
      <w:lang w:eastAsia="he-IL"/>
    </w:rPr>
  </w:style>
  <w:style w:type="paragraph" w:customStyle="1" w:styleId="ad">
    <w:name w:val="שם הוראה"/>
    <w:basedOn w:val="a"/>
    <w:rsid w:val="00E150E1"/>
    <w:pPr>
      <w:jc w:val="both"/>
    </w:pPr>
    <w:rPr>
      <w:rFonts w:ascii="Arial" w:hAnsi="Arial" w:cs="Arial"/>
      <w:b/>
      <w:bCs/>
      <w:color w:val="FFFFFF"/>
      <w:sz w:val="28"/>
      <w:szCs w:val="28"/>
      <w:lang w:eastAsia="en-US"/>
    </w:rPr>
  </w:style>
  <w:style w:type="paragraph" w:customStyle="1" w:styleId="ae">
    <w:name w:val="טקסט רץ טבלה עליונה"/>
    <w:basedOn w:val="a"/>
    <w:rsid w:val="00E150E1"/>
    <w:pPr>
      <w:jc w:val="both"/>
    </w:pPr>
    <w:rPr>
      <w:rFonts w:ascii="Arial" w:hAnsi="Arial" w:cs="Arial"/>
      <w:sz w:val="20"/>
      <w:szCs w:val="20"/>
      <w:lang w:eastAsia="en-US"/>
    </w:rPr>
  </w:style>
  <w:style w:type="paragraph" w:customStyle="1" w:styleId="1">
    <w:name w:val="תלויה1"/>
    <w:basedOn w:val="a"/>
    <w:rsid w:val="00B50513"/>
    <w:pPr>
      <w:spacing w:after="240"/>
      <w:ind w:left="624" w:right="624"/>
      <w:jc w:val="both"/>
    </w:pPr>
    <w:rPr>
      <w:rFonts w:cs="David"/>
      <w:sz w:val="20"/>
      <w:lang w:val="en-GB" w:eastAsia="en-US"/>
    </w:rPr>
  </w:style>
  <w:style w:type="character" w:styleId="Hyperlink">
    <w:name w:val="Hyperlink"/>
    <w:basedOn w:val="a0"/>
    <w:rsid w:val="00577D73"/>
    <w:rPr>
      <w:color w:val="00A3D6" w:themeColor="hyperlink"/>
      <w:u w:val="single"/>
    </w:rPr>
  </w:style>
  <w:style w:type="character" w:styleId="af">
    <w:name w:val="annotation reference"/>
    <w:basedOn w:val="a0"/>
    <w:rsid w:val="00121265"/>
    <w:rPr>
      <w:sz w:val="16"/>
      <w:szCs w:val="16"/>
    </w:rPr>
  </w:style>
  <w:style w:type="paragraph" w:styleId="af0">
    <w:name w:val="annotation text"/>
    <w:basedOn w:val="a"/>
    <w:link w:val="af1"/>
    <w:rsid w:val="00121265"/>
    <w:rPr>
      <w:sz w:val="20"/>
      <w:szCs w:val="20"/>
    </w:rPr>
  </w:style>
  <w:style w:type="character" w:customStyle="1" w:styleId="af1">
    <w:name w:val="טקסט הערה תו"/>
    <w:basedOn w:val="a0"/>
    <w:link w:val="af0"/>
    <w:rsid w:val="00121265"/>
    <w:rPr>
      <w:lang w:eastAsia="he-IL"/>
    </w:rPr>
  </w:style>
  <w:style w:type="paragraph" w:styleId="af2">
    <w:name w:val="annotation subject"/>
    <w:basedOn w:val="af0"/>
    <w:next w:val="af0"/>
    <w:link w:val="af3"/>
    <w:rsid w:val="00121265"/>
    <w:rPr>
      <w:b/>
      <w:bCs/>
    </w:rPr>
  </w:style>
  <w:style w:type="character" w:customStyle="1" w:styleId="af3">
    <w:name w:val="נושא הערה תו"/>
    <w:basedOn w:val="af1"/>
    <w:link w:val="af2"/>
    <w:rsid w:val="00121265"/>
    <w:rPr>
      <w:b/>
      <w:bCs/>
      <w:lang w:eastAsia="he-IL"/>
    </w:rPr>
  </w:style>
  <w:style w:type="paragraph" w:styleId="af4">
    <w:name w:val="footnote text"/>
    <w:basedOn w:val="a"/>
    <w:link w:val="af5"/>
    <w:uiPriority w:val="99"/>
    <w:unhideWhenUsed/>
    <w:rsid w:val="00061946"/>
    <w:rPr>
      <w:rFonts w:eastAsiaTheme="minorHAnsi" w:cs="David"/>
      <w:sz w:val="20"/>
      <w:szCs w:val="20"/>
      <w:lang w:eastAsia="en-US"/>
    </w:rPr>
  </w:style>
  <w:style w:type="character" w:customStyle="1" w:styleId="af5">
    <w:name w:val="טקסט הערת שוליים תו"/>
    <w:basedOn w:val="a0"/>
    <w:link w:val="af4"/>
    <w:uiPriority w:val="99"/>
    <w:rsid w:val="00061946"/>
    <w:rPr>
      <w:rFonts w:eastAsiaTheme="minorHAnsi" w:cs="David"/>
    </w:rPr>
  </w:style>
  <w:style w:type="character" w:styleId="af6">
    <w:name w:val="footnote reference"/>
    <w:basedOn w:val="a0"/>
    <w:uiPriority w:val="99"/>
    <w:unhideWhenUsed/>
    <w:rsid w:val="00061946"/>
    <w:rPr>
      <w:vertAlign w:val="superscript"/>
    </w:rPr>
  </w:style>
  <w:style w:type="paragraph" w:styleId="af7">
    <w:name w:val="caption"/>
    <w:basedOn w:val="a"/>
    <w:next w:val="a"/>
    <w:uiPriority w:val="35"/>
    <w:unhideWhenUsed/>
    <w:qFormat/>
    <w:rsid w:val="00061946"/>
    <w:pPr>
      <w:spacing w:after="200"/>
    </w:pPr>
    <w:rPr>
      <w:rFonts w:eastAsiaTheme="minorHAnsi" w:cs="David"/>
      <w:b/>
      <w:bCs/>
      <w:color w:val="D16349" w:themeColor="accent1"/>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iPriority="35"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bidi/>
    </w:pPr>
    <w:rPr>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320"/>
        <w:tab w:val="right" w:pos="8640"/>
      </w:tabs>
    </w:pPr>
  </w:style>
  <w:style w:type="paragraph" w:styleId="a4">
    <w:name w:val="footer"/>
    <w:basedOn w:val="a"/>
    <w:link w:val="a5"/>
    <w:uiPriority w:val="99"/>
    <w:pPr>
      <w:tabs>
        <w:tab w:val="center" w:pos="4320"/>
        <w:tab w:val="right" w:pos="8640"/>
      </w:tabs>
    </w:pPr>
  </w:style>
  <w:style w:type="paragraph" w:styleId="a6">
    <w:name w:val="Balloon Text"/>
    <w:basedOn w:val="a"/>
    <w:semiHidden/>
    <w:rsid w:val="006E4AA3"/>
    <w:rPr>
      <w:rFonts w:ascii="Tahoma" w:hAnsi="Tahoma" w:cs="Tahoma"/>
      <w:sz w:val="16"/>
      <w:szCs w:val="16"/>
    </w:rPr>
  </w:style>
  <w:style w:type="paragraph" w:styleId="a7">
    <w:name w:val="Body Text Indent"/>
    <w:basedOn w:val="a"/>
    <w:link w:val="a8"/>
    <w:rsid w:val="000D3CA6"/>
    <w:pPr>
      <w:ind w:left="720" w:hanging="720"/>
    </w:pPr>
  </w:style>
  <w:style w:type="character" w:customStyle="1" w:styleId="a8">
    <w:name w:val="כניסה בגוף טקסט תו"/>
    <w:link w:val="a7"/>
    <w:rsid w:val="000D3CA6"/>
    <w:rPr>
      <w:sz w:val="24"/>
      <w:szCs w:val="24"/>
      <w:lang w:eastAsia="he-IL"/>
    </w:rPr>
  </w:style>
  <w:style w:type="table" w:styleId="a9">
    <w:name w:val="Table Grid"/>
    <w:basedOn w:val="a1"/>
    <w:uiPriority w:val="59"/>
    <w:rsid w:val="00205F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Body Text"/>
    <w:basedOn w:val="a"/>
    <w:link w:val="ab"/>
    <w:rsid w:val="005920E6"/>
    <w:pPr>
      <w:spacing w:after="120"/>
    </w:pPr>
  </w:style>
  <w:style w:type="character" w:customStyle="1" w:styleId="ab">
    <w:name w:val="גוף טקסט תו"/>
    <w:basedOn w:val="a0"/>
    <w:link w:val="aa"/>
    <w:rsid w:val="005920E6"/>
    <w:rPr>
      <w:sz w:val="24"/>
      <w:szCs w:val="24"/>
      <w:lang w:eastAsia="he-IL"/>
    </w:rPr>
  </w:style>
  <w:style w:type="paragraph" w:styleId="ac">
    <w:name w:val="List Paragraph"/>
    <w:basedOn w:val="a"/>
    <w:uiPriority w:val="34"/>
    <w:qFormat/>
    <w:rsid w:val="005920E6"/>
    <w:pPr>
      <w:ind w:left="720"/>
      <w:contextualSpacing/>
    </w:pPr>
  </w:style>
  <w:style w:type="paragraph" w:styleId="NormalWeb">
    <w:name w:val="Normal (Web)"/>
    <w:basedOn w:val="a"/>
    <w:uiPriority w:val="99"/>
    <w:unhideWhenUsed/>
    <w:rsid w:val="009810ED"/>
    <w:pPr>
      <w:bidi w:val="0"/>
      <w:spacing w:before="100" w:beforeAutospacing="1" w:after="100" w:afterAutospacing="1"/>
    </w:pPr>
    <w:rPr>
      <w:lang w:eastAsia="en-US"/>
    </w:rPr>
  </w:style>
  <w:style w:type="character" w:customStyle="1" w:styleId="a5">
    <w:name w:val="כותרת תחתונה תו"/>
    <w:basedOn w:val="a0"/>
    <w:link w:val="a4"/>
    <w:uiPriority w:val="99"/>
    <w:rsid w:val="006D3046"/>
    <w:rPr>
      <w:sz w:val="24"/>
      <w:szCs w:val="24"/>
      <w:lang w:eastAsia="he-IL"/>
    </w:rPr>
  </w:style>
  <w:style w:type="paragraph" w:customStyle="1" w:styleId="ad">
    <w:name w:val="שם הוראה"/>
    <w:basedOn w:val="a"/>
    <w:rsid w:val="00E150E1"/>
    <w:pPr>
      <w:jc w:val="both"/>
    </w:pPr>
    <w:rPr>
      <w:rFonts w:ascii="Arial" w:hAnsi="Arial" w:cs="Arial"/>
      <w:b/>
      <w:bCs/>
      <w:color w:val="FFFFFF"/>
      <w:sz w:val="28"/>
      <w:szCs w:val="28"/>
      <w:lang w:eastAsia="en-US"/>
    </w:rPr>
  </w:style>
  <w:style w:type="paragraph" w:customStyle="1" w:styleId="ae">
    <w:name w:val="טקסט רץ טבלה עליונה"/>
    <w:basedOn w:val="a"/>
    <w:rsid w:val="00E150E1"/>
    <w:pPr>
      <w:jc w:val="both"/>
    </w:pPr>
    <w:rPr>
      <w:rFonts w:ascii="Arial" w:hAnsi="Arial" w:cs="Arial"/>
      <w:sz w:val="20"/>
      <w:szCs w:val="20"/>
      <w:lang w:eastAsia="en-US"/>
    </w:rPr>
  </w:style>
  <w:style w:type="paragraph" w:customStyle="1" w:styleId="1">
    <w:name w:val="תלויה1"/>
    <w:basedOn w:val="a"/>
    <w:rsid w:val="00B50513"/>
    <w:pPr>
      <w:spacing w:after="240"/>
      <w:ind w:left="624" w:right="624"/>
      <w:jc w:val="both"/>
    </w:pPr>
    <w:rPr>
      <w:rFonts w:cs="David"/>
      <w:sz w:val="20"/>
      <w:lang w:val="en-GB" w:eastAsia="en-US"/>
    </w:rPr>
  </w:style>
  <w:style w:type="character" w:styleId="Hyperlink">
    <w:name w:val="Hyperlink"/>
    <w:basedOn w:val="a0"/>
    <w:rsid w:val="00577D73"/>
    <w:rPr>
      <w:color w:val="00A3D6" w:themeColor="hyperlink"/>
      <w:u w:val="single"/>
    </w:rPr>
  </w:style>
  <w:style w:type="character" w:styleId="af">
    <w:name w:val="annotation reference"/>
    <w:basedOn w:val="a0"/>
    <w:rsid w:val="00121265"/>
    <w:rPr>
      <w:sz w:val="16"/>
      <w:szCs w:val="16"/>
    </w:rPr>
  </w:style>
  <w:style w:type="paragraph" w:styleId="af0">
    <w:name w:val="annotation text"/>
    <w:basedOn w:val="a"/>
    <w:link w:val="af1"/>
    <w:rsid w:val="00121265"/>
    <w:rPr>
      <w:sz w:val="20"/>
      <w:szCs w:val="20"/>
    </w:rPr>
  </w:style>
  <w:style w:type="character" w:customStyle="1" w:styleId="af1">
    <w:name w:val="טקסט הערה תו"/>
    <w:basedOn w:val="a0"/>
    <w:link w:val="af0"/>
    <w:rsid w:val="00121265"/>
    <w:rPr>
      <w:lang w:eastAsia="he-IL"/>
    </w:rPr>
  </w:style>
  <w:style w:type="paragraph" w:styleId="af2">
    <w:name w:val="annotation subject"/>
    <w:basedOn w:val="af0"/>
    <w:next w:val="af0"/>
    <w:link w:val="af3"/>
    <w:rsid w:val="00121265"/>
    <w:rPr>
      <w:b/>
      <w:bCs/>
    </w:rPr>
  </w:style>
  <w:style w:type="character" w:customStyle="1" w:styleId="af3">
    <w:name w:val="נושא הערה תו"/>
    <w:basedOn w:val="af1"/>
    <w:link w:val="af2"/>
    <w:rsid w:val="00121265"/>
    <w:rPr>
      <w:b/>
      <w:bCs/>
      <w:lang w:eastAsia="he-IL"/>
    </w:rPr>
  </w:style>
  <w:style w:type="paragraph" w:styleId="af4">
    <w:name w:val="footnote text"/>
    <w:basedOn w:val="a"/>
    <w:link w:val="af5"/>
    <w:uiPriority w:val="99"/>
    <w:unhideWhenUsed/>
    <w:rsid w:val="00061946"/>
    <w:rPr>
      <w:rFonts w:eastAsiaTheme="minorHAnsi" w:cs="David"/>
      <w:sz w:val="20"/>
      <w:szCs w:val="20"/>
      <w:lang w:eastAsia="en-US"/>
    </w:rPr>
  </w:style>
  <w:style w:type="character" w:customStyle="1" w:styleId="af5">
    <w:name w:val="טקסט הערת שוליים תו"/>
    <w:basedOn w:val="a0"/>
    <w:link w:val="af4"/>
    <w:uiPriority w:val="99"/>
    <w:rsid w:val="00061946"/>
    <w:rPr>
      <w:rFonts w:eastAsiaTheme="minorHAnsi" w:cs="David"/>
    </w:rPr>
  </w:style>
  <w:style w:type="character" w:styleId="af6">
    <w:name w:val="footnote reference"/>
    <w:basedOn w:val="a0"/>
    <w:uiPriority w:val="99"/>
    <w:unhideWhenUsed/>
    <w:rsid w:val="00061946"/>
    <w:rPr>
      <w:vertAlign w:val="superscript"/>
    </w:rPr>
  </w:style>
  <w:style w:type="paragraph" w:styleId="af7">
    <w:name w:val="caption"/>
    <w:basedOn w:val="a"/>
    <w:next w:val="a"/>
    <w:uiPriority w:val="35"/>
    <w:unhideWhenUsed/>
    <w:qFormat/>
    <w:rsid w:val="00061946"/>
    <w:pPr>
      <w:spacing w:after="200"/>
    </w:pPr>
    <w:rPr>
      <w:rFonts w:eastAsiaTheme="minorHAnsi" w:cs="David"/>
      <w:b/>
      <w:bCs/>
      <w:color w:val="D16349" w:themeColor="accen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0195016">
      <w:bodyDiv w:val="1"/>
      <w:marLeft w:val="0"/>
      <w:marRight w:val="0"/>
      <w:marTop w:val="0"/>
      <w:marBottom w:val="0"/>
      <w:divBdr>
        <w:top w:val="none" w:sz="0" w:space="0" w:color="auto"/>
        <w:left w:val="none" w:sz="0" w:space="0" w:color="auto"/>
        <w:bottom w:val="none" w:sz="0" w:space="0" w:color="auto"/>
        <w:right w:val="none" w:sz="0" w:space="0" w:color="auto"/>
      </w:divBdr>
    </w:div>
    <w:div w:id="122814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_rels/theme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Civic">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Civic">
      <a:fillStyleLst>
        <a:solidFill>
          <a:schemeClr val="phClr"/>
        </a:solidFill>
        <a:solidFill>
          <a:schemeClr val="phClr">
            <a:tint val="45000"/>
          </a:schemeClr>
        </a:solidFill>
        <a:solidFill>
          <a:schemeClr val="phClr">
            <a:tint val="95000"/>
          </a:schemeClr>
        </a:solidFill>
      </a:fillStyleLst>
      <a:lnStyleLst>
        <a:ln w="9525" cap="flat" cmpd="sng" algn="ctr">
          <a:solidFill>
            <a:schemeClr val="phClr"/>
          </a:solidFill>
          <a:prstDash val="solid"/>
        </a:ln>
        <a:ln w="11429" cap="flat" cmpd="sng" algn="ctr">
          <a:solidFill>
            <a:schemeClr val="phClr"/>
          </a:solidFill>
          <a:prstDash val="sysDash"/>
        </a:ln>
        <a:ln w="20000" cap="flat" cmpd="sng" algn="ctr">
          <a:solidFill>
            <a:schemeClr val="phClr"/>
          </a:solidFill>
          <a:prstDash val="solid"/>
        </a:ln>
      </a:lnStyleLst>
      <a:effectStyleLst>
        <a:effectStyle>
          <a:effectLst>
            <a:outerShdw blurRad="50800" dist="25400" dir="5400000" rotWithShape="0">
              <a:srgbClr val="000000">
                <a:alpha val="3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threePt" dir="t">
              <a:rot lat="0" lon="0" rev="0"/>
            </a:lightRig>
          </a:scene3d>
          <a:sp3d contourW="9525" prstMaterial="matte">
            <a:bevelT w="0" h="0"/>
            <a:contourClr>
              <a:schemeClr val="phClr">
                <a:shade val="70000"/>
                <a:satMod val="105000"/>
              </a:schemeClr>
            </a:contourClr>
          </a:sp3d>
        </a:effectStyle>
        <a:effectStyle>
          <a:effectLst>
            <a:outerShdw blurRad="50800" dist="25400" dir="5400000" rotWithShape="0">
              <a:srgbClr val="000000">
                <a:alpha val="45000"/>
              </a:srgbClr>
            </a:outerShdw>
          </a:effectLst>
          <a:scene3d>
            <a:camera prst="orthographicFront" fov="0">
              <a:rot lat="0" lon="0" rev="0"/>
            </a:camera>
            <a:lightRig rig="soft" dir="b">
              <a:rot lat="0" lon="0" rev="0"/>
            </a:lightRig>
          </a:scene3d>
          <a:sp3d prstMaterial="dkEdge">
            <a:bevelT w="63500" h="63500" prst="cross"/>
            <a:contourClr>
              <a:schemeClr val="phClr"/>
            </a:contourClr>
          </a:sp3d>
        </a:effectStyle>
      </a:effectStyleLst>
      <a:bgFillStyleLst>
        <a:solidFill>
          <a:schemeClr val="phClr"/>
        </a:solidFill>
        <a:blipFill>
          <a:blip xmlns:r="http://schemas.openxmlformats.org/officeDocument/2006/relationships" r:embed="rId1">
            <a:duotone>
              <a:schemeClr val="phClr">
                <a:shade val="70000"/>
                <a:satMod val="115000"/>
              </a:schemeClr>
              <a:schemeClr val="phClr">
                <a:tint val="85000"/>
              </a:schemeClr>
            </a:duotone>
          </a:blip>
          <a:tile tx="0" ty="0" sx="85000" sy="85000" flip="none" algn="tl"/>
        </a:blipFill>
        <a:blipFill>
          <a:blip xmlns:r="http://schemas.openxmlformats.org/officeDocument/2006/relationships" r:embed="rId2">
            <a:duotone>
              <a:schemeClr val="phClr">
                <a:shade val="65000"/>
                <a:satMod val="115000"/>
              </a:schemeClr>
              <a:schemeClr val="phClr">
                <a:tint val="85000"/>
              </a:schemeClr>
            </a:duotone>
          </a:blip>
          <a:tile tx="0" ty="0" sx="65000" sy="6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FBBF5-FED8-4053-B519-9D65C1179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2020</Words>
  <Characters>10102</Characters>
  <Application>Microsoft Office Word</Application>
  <DocSecurity>0</DocSecurity>
  <Lines>84</Lines>
  <Paragraphs>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MAPI</Company>
  <LinksUpToDate>false</LinksUpToDate>
  <CharactersWithSpaces>12098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מרכז למיפוי ישראל</dc:creator>
  <cp:lastModifiedBy>Owner</cp:lastModifiedBy>
  <cp:revision>2</cp:revision>
  <cp:lastPrinted>2013-06-17T09:56:00Z</cp:lastPrinted>
  <dcterms:created xsi:type="dcterms:W3CDTF">2013-09-01T20:07:00Z</dcterms:created>
  <dcterms:modified xsi:type="dcterms:W3CDTF">2013-09-01T20:07:00Z</dcterms:modified>
</cp:coreProperties>
</file>